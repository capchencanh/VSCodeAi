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1D1E7" w14:textId="161DEDE7" w:rsidR="007517BA" w:rsidRPr="000D2ED8" w:rsidRDefault="00FA11F6">
      <w:pPr>
        <w:spacing w:after="240"/>
        <w:rPr>
          <w:color w:val="00586F"/>
          <w:lang w:val="vi-VN"/>
        </w:rPr>
      </w:pPr>
      <w:r w:rsidRPr="000D2ED8">
        <w:rPr>
          <w:color w:val="00586F"/>
          <w:lang w:val="vi-VN"/>
        </w:rPr>
        <w:tab/>
      </w:r>
    </w:p>
    <w:p w14:paraId="37C212D9" w14:textId="63132CA2" w:rsidR="007517BA" w:rsidRPr="000D2ED8" w:rsidRDefault="00CD7E47" w:rsidP="00CD7E47">
      <w:pPr>
        <w:spacing w:before="120" w:after="120"/>
        <w:jc w:val="center"/>
        <w:rPr>
          <w:color w:val="00586F"/>
          <w:sz w:val="40"/>
          <w:szCs w:val="40"/>
        </w:rPr>
      </w:pPr>
      <w:r w:rsidRPr="004F2B3D">
        <w:rPr>
          <w:b/>
          <w:color w:val="00586F"/>
          <w:sz w:val="40"/>
          <w:szCs w:val="40"/>
          <w:lang w:val="vi-VN"/>
        </w:rPr>
        <w:t>TÀI LIỆU THIẾT KẾ BÁO CÁO</w:t>
      </w:r>
    </w:p>
    <w:p w14:paraId="2B59D8B7" w14:textId="77777777" w:rsidR="007517BA" w:rsidRPr="000D2ED8" w:rsidRDefault="007517BA" w:rsidP="00511E37">
      <w:pPr>
        <w:pBdr>
          <w:bottom w:val="single" w:sz="24" w:space="1" w:color="A2D45E"/>
        </w:pBdr>
        <w:spacing w:after="360"/>
        <w:ind w:left="3969" w:right="3969"/>
        <w:rPr>
          <w:color w:val="00586F"/>
        </w:rPr>
      </w:pPr>
    </w:p>
    <w:tbl>
      <w:tblPr>
        <w:tblW w:w="9332"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35"/>
        <w:gridCol w:w="6497"/>
      </w:tblGrid>
      <w:tr w:rsidR="007517BA" w:rsidRPr="000D2ED8" w14:paraId="73F11D35" w14:textId="77777777" w:rsidTr="00B77517">
        <w:trPr>
          <w:jc w:val="center"/>
        </w:trPr>
        <w:tc>
          <w:tcPr>
            <w:tcW w:w="9332" w:type="dxa"/>
            <w:gridSpan w:val="2"/>
            <w:shd w:val="clear" w:color="auto" w:fill="00586F"/>
            <w:tcMar>
              <w:top w:w="100" w:type="dxa"/>
              <w:left w:w="120" w:type="dxa"/>
              <w:bottom w:w="100" w:type="dxa"/>
              <w:right w:w="120" w:type="dxa"/>
            </w:tcMar>
            <w:vAlign w:val="center"/>
          </w:tcPr>
          <w:p w14:paraId="30DB9BB4" w14:textId="77777777" w:rsidR="007517BA" w:rsidRPr="000D2ED8" w:rsidRDefault="00AE3EC0">
            <w:pPr>
              <w:jc w:val="center"/>
              <w:rPr>
                <w:color w:val="00586F"/>
                <w:sz w:val="28"/>
                <w:szCs w:val="28"/>
              </w:rPr>
            </w:pPr>
            <w:r w:rsidRPr="000D2ED8">
              <w:rPr>
                <w:b/>
                <w:color w:val="FFFFFF" w:themeColor="background1"/>
                <w:sz w:val="28"/>
                <w:szCs w:val="28"/>
              </w:rPr>
              <w:t>THÔNG TIN TÀI LIỆU</w:t>
            </w:r>
          </w:p>
        </w:tc>
      </w:tr>
      <w:tr w:rsidR="007517BA" w:rsidRPr="000D2ED8" w14:paraId="1A4BE10A" w14:textId="77777777" w:rsidTr="00B77517">
        <w:trPr>
          <w:jc w:val="center"/>
        </w:trPr>
        <w:tc>
          <w:tcPr>
            <w:tcW w:w="2835" w:type="dxa"/>
            <w:shd w:val="clear" w:color="auto" w:fill="F5F5F5"/>
            <w:tcMar>
              <w:top w:w="60" w:type="dxa"/>
              <w:left w:w="120" w:type="dxa"/>
              <w:bottom w:w="60" w:type="dxa"/>
              <w:right w:w="120" w:type="dxa"/>
            </w:tcMar>
            <w:vAlign w:val="center"/>
          </w:tcPr>
          <w:p w14:paraId="03FA6BC6" w14:textId="77777777" w:rsidR="007517BA" w:rsidRPr="004F2B3D" w:rsidRDefault="00AE3EC0">
            <w:pPr>
              <w:rPr>
                <w:color w:val="00586F"/>
              </w:rPr>
            </w:pPr>
            <w:r w:rsidRPr="004F2B3D">
              <w:rPr>
                <w:b/>
                <w:color w:val="00586F"/>
              </w:rPr>
              <w:t>Mã dự án</w:t>
            </w:r>
          </w:p>
        </w:tc>
        <w:tc>
          <w:tcPr>
            <w:tcW w:w="6497" w:type="dxa"/>
            <w:tcMar>
              <w:top w:w="60" w:type="dxa"/>
              <w:left w:w="120" w:type="dxa"/>
              <w:bottom w:w="60" w:type="dxa"/>
              <w:right w:w="120" w:type="dxa"/>
            </w:tcMar>
            <w:vAlign w:val="center"/>
          </w:tcPr>
          <w:p w14:paraId="39054599" w14:textId="6E71DE7F" w:rsidR="007517BA" w:rsidRPr="004F2B3D" w:rsidRDefault="00AE3EC0">
            <w:pPr>
              <w:rPr>
                <w:color w:val="00586F"/>
              </w:rPr>
            </w:pPr>
            <w:r w:rsidRPr="004F2B3D">
              <w:rPr>
                <w:color w:val="00586F"/>
              </w:rPr>
              <w:t xml:space="preserve">BIDIPHAR </w:t>
            </w:r>
          </w:p>
        </w:tc>
      </w:tr>
      <w:tr w:rsidR="007517BA" w:rsidRPr="000D2ED8" w14:paraId="0708DD08" w14:textId="77777777" w:rsidTr="00B77517">
        <w:trPr>
          <w:jc w:val="center"/>
        </w:trPr>
        <w:tc>
          <w:tcPr>
            <w:tcW w:w="2835" w:type="dxa"/>
            <w:shd w:val="clear" w:color="auto" w:fill="F5F5F5"/>
            <w:tcMar>
              <w:top w:w="60" w:type="dxa"/>
              <w:left w:w="120" w:type="dxa"/>
              <w:bottom w:w="60" w:type="dxa"/>
              <w:right w:w="120" w:type="dxa"/>
            </w:tcMar>
            <w:vAlign w:val="center"/>
          </w:tcPr>
          <w:p w14:paraId="6C050A08" w14:textId="77777777" w:rsidR="007517BA" w:rsidRPr="004F2B3D" w:rsidRDefault="00AE3EC0">
            <w:pPr>
              <w:rPr>
                <w:color w:val="00586F"/>
              </w:rPr>
            </w:pPr>
            <w:r w:rsidRPr="004F2B3D">
              <w:rPr>
                <w:b/>
                <w:color w:val="00586F"/>
              </w:rPr>
              <w:t>Phân hệ</w:t>
            </w:r>
          </w:p>
        </w:tc>
        <w:tc>
          <w:tcPr>
            <w:tcW w:w="6497" w:type="dxa"/>
            <w:tcMar>
              <w:top w:w="60" w:type="dxa"/>
              <w:left w:w="120" w:type="dxa"/>
              <w:bottom w:w="60" w:type="dxa"/>
              <w:right w:w="120" w:type="dxa"/>
            </w:tcMar>
            <w:vAlign w:val="center"/>
          </w:tcPr>
          <w:p w14:paraId="185EC71A" w14:textId="77777777" w:rsidR="007517BA" w:rsidRPr="004F2B3D" w:rsidRDefault="00AE3EC0">
            <w:pPr>
              <w:rPr>
                <w:color w:val="00586F"/>
              </w:rPr>
            </w:pPr>
            <w:r w:rsidRPr="004F2B3D">
              <w:rPr>
                <w:color w:val="00586F"/>
              </w:rPr>
              <w:t>SD - Sales and Distribution</w:t>
            </w:r>
          </w:p>
        </w:tc>
      </w:tr>
      <w:tr w:rsidR="00210339" w:rsidRPr="000D2ED8" w14:paraId="11C415E9" w14:textId="77777777" w:rsidTr="00B77517">
        <w:trPr>
          <w:jc w:val="center"/>
        </w:trPr>
        <w:tc>
          <w:tcPr>
            <w:tcW w:w="2835" w:type="dxa"/>
            <w:shd w:val="clear" w:color="auto" w:fill="F5F5F5"/>
            <w:tcMar>
              <w:top w:w="60" w:type="dxa"/>
              <w:left w:w="120" w:type="dxa"/>
              <w:bottom w:w="60" w:type="dxa"/>
              <w:right w:w="120" w:type="dxa"/>
            </w:tcMar>
            <w:vAlign w:val="center"/>
          </w:tcPr>
          <w:p w14:paraId="33A14281" w14:textId="5C2B56C1" w:rsidR="00210339" w:rsidRPr="004F2B3D" w:rsidRDefault="00DA65EC" w:rsidP="00210339">
            <w:pPr>
              <w:rPr>
                <w:b/>
                <w:color w:val="00586F"/>
              </w:rPr>
            </w:pPr>
            <w:r w:rsidRPr="004F2B3D">
              <w:rPr>
                <w:b/>
                <w:color w:val="00586F"/>
              </w:rPr>
              <w:t>Tên báo cáo</w:t>
            </w:r>
          </w:p>
        </w:tc>
        <w:tc>
          <w:tcPr>
            <w:tcW w:w="6497" w:type="dxa"/>
            <w:tcMar>
              <w:top w:w="60" w:type="dxa"/>
              <w:left w:w="120" w:type="dxa"/>
              <w:bottom w:w="60" w:type="dxa"/>
              <w:right w:w="120" w:type="dxa"/>
            </w:tcMar>
            <w:vAlign w:val="center"/>
          </w:tcPr>
          <w:p w14:paraId="4C81270E" w14:textId="022FE565" w:rsidR="00210339" w:rsidRPr="004F2B3D" w:rsidRDefault="00143DF4" w:rsidP="00210339">
            <w:pPr>
              <w:rPr>
                <w:color w:val="00586F"/>
              </w:rPr>
            </w:pPr>
            <w:r w:rsidRPr="004F2B3D">
              <w:rPr>
                <w:color w:val="00586F"/>
              </w:rPr>
              <w:t>ZRSD08 - Bảng kê bán lẻ hàng hoá dịch vụ</w:t>
            </w:r>
          </w:p>
        </w:tc>
      </w:tr>
      <w:tr w:rsidR="007517BA" w:rsidRPr="000D2ED8" w14:paraId="27813CA2" w14:textId="77777777" w:rsidTr="00B77517">
        <w:trPr>
          <w:jc w:val="center"/>
        </w:trPr>
        <w:tc>
          <w:tcPr>
            <w:tcW w:w="2835" w:type="dxa"/>
            <w:shd w:val="clear" w:color="auto" w:fill="F5F5F5"/>
            <w:tcMar>
              <w:top w:w="60" w:type="dxa"/>
              <w:left w:w="120" w:type="dxa"/>
              <w:bottom w:w="60" w:type="dxa"/>
              <w:right w:w="120" w:type="dxa"/>
            </w:tcMar>
            <w:vAlign w:val="center"/>
          </w:tcPr>
          <w:p w14:paraId="7A14324D" w14:textId="77777777" w:rsidR="007517BA" w:rsidRPr="004F2B3D" w:rsidRDefault="00AE3EC0">
            <w:pPr>
              <w:rPr>
                <w:color w:val="00586F"/>
              </w:rPr>
            </w:pPr>
            <w:r w:rsidRPr="004F2B3D">
              <w:rPr>
                <w:b/>
                <w:color w:val="00586F"/>
              </w:rPr>
              <w:t>Người tạo</w:t>
            </w:r>
          </w:p>
        </w:tc>
        <w:tc>
          <w:tcPr>
            <w:tcW w:w="6497" w:type="dxa"/>
            <w:tcMar>
              <w:top w:w="60" w:type="dxa"/>
              <w:left w:w="120" w:type="dxa"/>
              <w:bottom w:w="60" w:type="dxa"/>
              <w:right w:w="120" w:type="dxa"/>
            </w:tcMar>
            <w:vAlign w:val="center"/>
          </w:tcPr>
          <w:p w14:paraId="73DAAF3A" w14:textId="44F661EF" w:rsidR="007517BA" w:rsidRPr="004F2B3D" w:rsidRDefault="001F079A">
            <w:pPr>
              <w:rPr>
                <w:color w:val="00586F"/>
              </w:rPr>
            </w:pPr>
            <w:r w:rsidRPr="004F2B3D">
              <w:rPr>
                <w:color w:val="00586F"/>
              </w:rPr>
              <w:t>Nguyễn Thị Anh Thư</w:t>
            </w:r>
          </w:p>
        </w:tc>
      </w:tr>
      <w:tr w:rsidR="007517BA" w:rsidRPr="000D2ED8" w14:paraId="449AB62D" w14:textId="77777777" w:rsidTr="00B77517">
        <w:trPr>
          <w:jc w:val="center"/>
        </w:trPr>
        <w:tc>
          <w:tcPr>
            <w:tcW w:w="2835" w:type="dxa"/>
            <w:shd w:val="clear" w:color="auto" w:fill="F5F5F5"/>
            <w:tcMar>
              <w:top w:w="60" w:type="dxa"/>
              <w:left w:w="120" w:type="dxa"/>
              <w:bottom w:w="60" w:type="dxa"/>
              <w:right w:w="120" w:type="dxa"/>
            </w:tcMar>
            <w:vAlign w:val="center"/>
          </w:tcPr>
          <w:p w14:paraId="23FFD05F" w14:textId="77777777" w:rsidR="007517BA" w:rsidRPr="004F2B3D" w:rsidRDefault="00AE3EC0">
            <w:pPr>
              <w:rPr>
                <w:color w:val="00586F"/>
              </w:rPr>
            </w:pPr>
            <w:r w:rsidRPr="004F2B3D">
              <w:rPr>
                <w:b/>
                <w:color w:val="00586F"/>
              </w:rPr>
              <w:t>Phiên bản</w:t>
            </w:r>
          </w:p>
        </w:tc>
        <w:tc>
          <w:tcPr>
            <w:tcW w:w="6497" w:type="dxa"/>
            <w:tcMar>
              <w:top w:w="60" w:type="dxa"/>
              <w:left w:w="120" w:type="dxa"/>
              <w:bottom w:w="60" w:type="dxa"/>
              <w:right w:w="120" w:type="dxa"/>
            </w:tcMar>
            <w:vAlign w:val="center"/>
          </w:tcPr>
          <w:p w14:paraId="27E984DC" w14:textId="62A8AC64" w:rsidR="007517BA" w:rsidRPr="004F2B3D" w:rsidRDefault="00781A5D">
            <w:pPr>
              <w:rPr>
                <w:color w:val="00586F"/>
              </w:rPr>
            </w:pPr>
            <w:r w:rsidRPr="004F2B3D">
              <w:rPr>
                <w:color w:val="00586F"/>
              </w:rPr>
              <w:t>1</w:t>
            </w:r>
            <w:r w:rsidR="00AE3EC0" w:rsidRPr="004F2B3D">
              <w:rPr>
                <w:color w:val="00586F"/>
              </w:rPr>
              <w:t>.</w:t>
            </w:r>
            <w:r w:rsidR="0039791E" w:rsidRPr="004F2B3D">
              <w:rPr>
                <w:color w:val="00586F"/>
              </w:rPr>
              <w:t>0</w:t>
            </w:r>
          </w:p>
        </w:tc>
      </w:tr>
      <w:tr w:rsidR="007517BA" w:rsidRPr="000D2ED8" w14:paraId="0D6B4650" w14:textId="77777777" w:rsidTr="00B77517">
        <w:trPr>
          <w:jc w:val="center"/>
        </w:trPr>
        <w:tc>
          <w:tcPr>
            <w:tcW w:w="2835" w:type="dxa"/>
            <w:shd w:val="clear" w:color="auto" w:fill="F5F5F5"/>
            <w:tcMar>
              <w:top w:w="60" w:type="dxa"/>
              <w:left w:w="120" w:type="dxa"/>
              <w:bottom w:w="60" w:type="dxa"/>
              <w:right w:w="120" w:type="dxa"/>
            </w:tcMar>
            <w:vAlign w:val="center"/>
          </w:tcPr>
          <w:p w14:paraId="7E4BB668" w14:textId="77777777" w:rsidR="007517BA" w:rsidRPr="004F2B3D" w:rsidRDefault="00AE3EC0">
            <w:pPr>
              <w:rPr>
                <w:color w:val="00586F"/>
              </w:rPr>
            </w:pPr>
            <w:r w:rsidRPr="004F2B3D">
              <w:rPr>
                <w:b/>
                <w:color w:val="00586F"/>
              </w:rPr>
              <w:t>Ngày cập nhật</w:t>
            </w:r>
          </w:p>
        </w:tc>
        <w:tc>
          <w:tcPr>
            <w:tcW w:w="6497" w:type="dxa"/>
            <w:tcMar>
              <w:top w:w="60" w:type="dxa"/>
              <w:left w:w="120" w:type="dxa"/>
              <w:bottom w:w="60" w:type="dxa"/>
              <w:right w:w="120" w:type="dxa"/>
            </w:tcMar>
            <w:vAlign w:val="center"/>
          </w:tcPr>
          <w:p w14:paraId="39A1C0B9" w14:textId="0ACFAC7C" w:rsidR="007517BA" w:rsidRPr="004F2B3D" w:rsidRDefault="00781A5D">
            <w:pPr>
              <w:rPr>
                <w:color w:val="00586F"/>
              </w:rPr>
            </w:pPr>
            <w:r w:rsidRPr="004F2B3D">
              <w:rPr>
                <w:color w:val="00586F"/>
              </w:rPr>
              <w:t>09/09/2026</w:t>
            </w:r>
          </w:p>
        </w:tc>
      </w:tr>
    </w:tbl>
    <w:p w14:paraId="3C923762" w14:textId="0BF06ADF" w:rsidR="2D8CD219" w:rsidRPr="000D2ED8" w:rsidRDefault="2D8CD219" w:rsidP="2D8CD219">
      <w:pPr>
        <w:spacing w:after="120"/>
        <w:rPr>
          <w:color w:val="00586F"/>
        </w:rPr>
      </w:pPr>
    </w:p>
    <w:p w14:paraId="7184D20B" w14:textId="0EA85781" w:rsidR="2D8CD219" w:rsidRPr="000D2ED8" w:rsidRDefault="2D8CD219">
      <w:pPr>
        <w:rPr>
          <w:color w:val="00586F"/>
        </w:rPr>
      </w:pPr>
      <w:r w:rsidRPr="000D2ED8">
        <w:rPr>
          <w:color w:val="00586F"/>
        </w:rPr>
        <w:br w:type="page"/>
      </w:r>
    </w:p>
    <w:p w14:paraId="548F29E3" w14:textId="5A6E2486" w:rsidR="2D8CD219" w:rsidRPr="000D2ED8" w:rsidRDefault="2D8CD219" w:rsidP="2D8CD219">
      <w:pPr>
        <w:spacing w:after="120"/>
        <w:rPr>
          <w:color w:val="00586F"/>
        </w:rPr>
      </w:pPr>
    </w:p>
    <w:tbl>
      <w:tblPr>
        <w:tblW w:w="933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417"/>
        <w:gridCol w:w="2551"/>
        <w:gridCol w:w="3118"/>
        <w:gridCol w:w="1020"/>
        <w:gridCol w:w="1224"/>
      </w:tblGrid>
      <w:tr w:rsidR="007517BA" w:rsidRPr="000D2ED8" w14:paraId="445DF85D" w14:textId="77777777" w:rsidTr="00432B64">
        <w:trPr>
          <w:jc w:val="center"/>
        </w:trPr>
        <w:tc>
          <w:tcPr>
            <w:tcW w:w="9330" w:type="dxa"/>
            <w:gridSpan w:val="5"/>
            <w:shd w:val="clear" w:color="auto" w:fill="00586F"/>
            <w:tcMar>
              <w:top w:w="100" w:type="dxa"/>
              <w:left w:w="120" w:type="dxa"/>
              <w:bottom w:w="100" w:type="dxa"/>
              <w:right w:w="120" w:type="dxa"/>
            </w:tcMar>
            <w:vAlign w:val="center"/>
          </w:tcPr>
          <w:p w14:paraId="129A4BE3" w14:textId="77777777" w:rsidR="007517BA" w:rsidRPr="000D2ED8" w:rsidRDefault="00AE3EC0">
            <w:pPr>
              <w:jc w:val="center"/>
              <w:rPr>
                <w:color w:val="00586F"/>
                <w:sz w:val="28"/>
                <w:szCs w:val="28"/>
              </w:rPr>
            </w:pPr>
            <w:r w:rsidRPr="000D2ED8">
              <w:rPr>
                <w:b/>
                <w:color w:val="FFFFFF" w:themeColor="background1"/>
                <w:sz w:val="28"/>
                <w:szCs w:val="28"/>
              </w:rPr>
              <w:t>BẢNG GHI NHẬN THAY ĐỔI</w:t>
            </w:r>
          </w:p>
        </w:tc>
      </w:tr>
      <w:tr w:rsidR="007517BA" w:rsidRPr="000D2ED8" w14:paraId="2B6338B8" w14:textId="77777777" w:rsidTr="00432B64">
        <w:trPr>
          <w:jc w:val="center"/>
        </w:trPr>
        <w:tc>
          <w:tcPr>
            <w:tcW w:w="1417" w:type="dxa"/>
            <w:shd w:val="clear" w:color="auto" w:fill="F5F5F5"/>
            <w:tcMar>
              <w:top w:w="60" w:type="dxa"/>
              <w:left w:w="100" w:type="dxa"/>
              <w:bottom w:w="60" w:type="dxa"/>
              <w:right w:w="100" w:type="dxa"/>
            </w:tcMar>
            <w:vAlign w:val="center"/>
          </w:tcPr>
          <w:p w14:paraId="640DEAC3" w14:textId="77777777" w:rsidR="007517BA" w:rsidRPr="004F2B3D" w:rsidRDefault="00AE3EC0">
            <w:pPr>
              <w:jc w:val="center"/>
              <w:rPr>
                <w:color w:val="00586F"/>
              </w:rPr>
            </w:pPr>
            <w:r w:rsidRPr="004F2B3D">
              <w:rPr>
                <w:b/>
                <w:color w:val="00586F"/>
              </w:rPr>
              <w:t>Ngày thay đổi</w:t>
            </w:r>
          </w:p>
        </w:tc>
        <w:tc>
          <w:tcPr>
            <w:tcW w:w="2551" w:type="dxa"/>
            <w:shd w:val="clear" w:color="auto" w:fill="F5F5F5"/>
            <w:tcMar>
              <w:top w:w="60" w:type="dxa"/>
              <w:left w:w="100" w:type="dxa"/>
              <w:bottom w:w="60" w:type="dxa"/>
              <w:right w:w="100" w:type="dxa"/>
            </w:tcMar>
            <w:vAlign w:val="center"/>
          </w:tcPr>
          <w:p w14:paraId="04F43906" w14:textId="77777777" w:rsidR="007517BA" w:rsidRPr="004F2B3D" w:rsidRDefault="00AE3EC0">
            <w:pPr>
              <w:jc w:val="center"/>
              <w:rPr>
                <w:color w:val="00586F"/>
              </w:rPr>
            </w:pPr>
            <w:r w:rsidRPr="004F2B3D">
              <w:rPr>
                <w:b/>
                <w:color w:val="00586F"/>
              </w:rPr>
              <w:t>Mục, bảng, sơ đồ thay đổi</w:t>
            </w:r>
          </w:p>
        </w:tc>
        <w:tc>
          <w:tcPr>
            <w:tcW w:w="3118" w:type="dxa"/>
            <w:shd w:val="clear" w:color="auto" w:fill="F5F5F5"/>
            <w:tcMar>
              <w:top w:w="60" w:type="dxa"/>
              <w:left w:w="100" w:type="dxa"/>
              <w:bottom w:w="60" w:type="dxa"/>
              <w:right w:w="100" w:type="dxa"/>
            </w:tcMar>
            <w:vAlign w:val="center"/>
          </w:tcPr>
          <w:p w14:paraId="283C4A29" w14:textId="77777777" w:rsidR="007517BA" w:rsidRPr="004F2B3D" w:rsidRDefault="00AE3EC0">
            <w:pPr>
              <w:jc w:val="center"/>
              <w:rPr>
                <w:color w:val="00586F"/>
              </w:rPr>
            </w:pPr>
            <w:r w:rsidRPr="004F2B3D">
              <w:rPr>
                <w:b/>
                <w:color w:val="00586F"/>
              </w:rPr>
              <w:t>Mô tả thay đổi</w:t>
            </w:r>
          </w:p>
        </w:tc>
        <w:tc>
          <w:tcPr>
            <w:tcW w:w="1020" w:type="dxa"/>
            <w:shd w:val="clear" w:color="auto" w:fill="F5F5F5"/>
            <w:tcMar>
              <w:top w:w="60" w:type="dxa"/>
              <w:left w:w="100" w:type="dxa"/>
              <w:bottom w:w="60" w:type="dxa"/>
              <w:right w:w="100" w:type="dxa"/>
            </w:tcMar>
            <w:vAlign w:val="center"/>
          </w:tcPr>
          <w:p w14:paraId="2BF5DC77" w14:textId="77777777" w:rsidR="007517BA" w:rsidRPr="004F2B3D" w:rsidRDefault="00AE3EC0">
            <w:pPr>
              <w:jc w:val="center"/>
              <w:rPr>
                <w:color w:val="00586F"/>
              </w:rPr>
            </w:pPr>
            <w:r w:rsidRPr="004F2B3D">
              <w:rPr>
                <w:b/>
                <w:color w:val="00586F"/>
              </w:rPr>
              <w:t>T / S / X</w:t>
            </w:r>
          </w:p>
        </w:tc>
        <w:tc>
          <w:tcPr>
            <w:tcW w:w="1224" w:type="dxa"/>
            <w:shd w:val="clear" w:color="auto" w:fill="F5F5F5"/>
            <w:tcMar>
              <w:top w:w="60" w:type="dxa"/>
              <w:left w:w="100" w:type="dxa"/>
              <w:bottom w:w="60" w:type="dxa"/>
              <w:right w:w="100" w:type="dxa"/>
            </w:tcMar>
            <w:vAlign w:val="center"/>
          </w:tcPr>
          <w:p w14:paraId="12178558" w14:textId="77777777" w:rsidR="007517BA" w:rsidRPr="004F2B3D" w:rsidRDefault="00AE3EC0">
            <w:pPr>
              <w:jc w:val="center"/>
              <w:rPr>
                <w:color w:val="00586F"/>
              </w:rPr>
            </w:pPr>
            <w:r w:rsidRPr="004F2B3D">
              <w:rPr>
                <w:b/>
                <w:color w:val="00586F"/>
              </w:rPr>
              <w:t>Phiên bản</w:t>
            </w:r>
          </w:p>
        </w:tc>
      </w:tr>
      <w:tr w:rsidR="007517BA" w:rsidRPr="000D2ED8" w14:paraId="01F89030" w14:textId="77777777" w:rsidTr="0068091D">
        <w:trPr>
          <w:jc w:val="center"/>
        </w:trPr>
        <w:tc>
          <w:tcPr>
            <w:tcW w:w="1417" w:type="dxa"/>
            <w:tcMar>
              <w:top w:w="60" w:type="dxa"/>
              <w:left w:w="100" w:type="dxa"/>
              <w:bottom w:w="60" w:type="dxa"/>
              <w:right w:w="100" w:type="dxa"/>
            </w:tcMar>
            <w:vAlign w:val="center"/>
          </w:tcPr>
          <w:p w14:paraId="1883A3B8" w14:textId="334A7426" w:rsidR="007517BA" w:rsidRPr="004F2B3D" w:rsidRDefault="0044205E" w:rsidP="0068091D">
            <w:pPr>
              <w:jc w:val="center"/>
              <w:rPr>
                <w:color w:val="00586F"/>
              </w:rPr>
            </w:pPr>
            <w:r w:rsidRPr="004F2B3D">
              <w:rPr>
                <w:color w:val="00586F"/>
              </w:rPr>
              <w:t>09/09/2026</w:t>
            </w:r>
          </w:p>
        </w:tc>
        <w:tc>
          <w:tcPr>
            <w:tcW w:w="2551" w:type="dxa"/>
            <w:tcMar>
              <w:top w:w="60" w:type="dxa"/>
              <w:left w:w="100" w:type="dxa"/>
              <w:bottom w:w="60" w:type="dxa"/>
              <w:right w:w="100" w:type="dxa"/>
            </w:tcMar>
            <w:vAlign w:val="center"/>
          </w:tcPr>
          <w:p w14:paraId="0D2C7827" w14:textId="31DA5D61" w:rsidR="007517BA" w:rsidRPr="004F2B3D" w:rsidRDefault="00FC172D" w:rsidP="0068091D">
            <w:pPr>
              <w:jc w:val="center"/>
              <w:rPr>
                <w:color w:val="00586F"/>
              </w:rPr>
            </w:pPr>
            <w:r w:rsidRPr="004F2B3D">
              <w:rPr>
                <w:color w:val="00586F"/>
              </w:rPr>
              <w:t>Tạo mới</w:t>
            </w:r>
          </w:p>
        </w:tc>
        <w:tc>
          <w:tcPr>
            <w:tcW w:w="3118" w:type="dxa"/>
            <w:tcMar>
              <w:top w:w="60" w:type="dxa"/>
              <w:left w:w="100" w:type="dxa"/>
              <w:bottom w:w="60" w:type="dxa"/>
              <w:right w:w="100" w:type="dxa"/>
            </w:tcMar>
            <w:vAlign w:val="center"/>
          </w:tcPr>
          <w:p w14:paraId="7E0A2D62" w14:textId="1697F11C" w:rsidR="007517BA" w:rsidRPr="004F2B3D" w:rsidRDefault="0068091D" w:rsidP="0068091D">
            <w:pPr>
              <w:jc w:val="center"/>
              <w:rPr>
                <w:color w:val="00586F"/>
              </w:rPr>
            </w:pPr>
            <w:r w:rsidRPr="004F2B3D">
              <w:rPr>
                <w:color w:val="00586F"/>
              </w:rPr>
              <w:t>Tạo mới tài liệu</w:t>
            </w:r>
          </w:p>
        </w:tc>
        <w:tc>
          <w:tcPr>
            <w:tcW w:w="1020" w:type="dxa"/>
            <w:tcMar>
              <w:top w:w="60" w:type="dxa"/>
              <w:left w:w="100" w:type="dxa"/>
              <w:bottom w:w="60" w:type="dxa"/>
              <w:right w:w="100" w:type="dxa"/>
            </w:tcMar>
            <w:vAlign w:val="center"/>
          </w:tcPr>
          <w:p w14:paraId="677BF1CC" w14:textId="77777777" w:rsidR="007517BA" w:rsidRPr="004F2B3D" w:rsidRDefault="00AE3EC0" w:rsidP="0068091D">
            <w:pPr>
              <w:jc w:val="center"/>
              <w:rPr>
                <w:color w:val="00586F"/>
              </w:rPr>
            </w:pPr>
            <w:r w:rsidRPr="004F2B3D">
              <w:rPr>
                <w:color w:val="00586F"/>
              </w:rPr>
              <w:t>T</w:t>
            </w:r>
          </w:p>
        </w:tc>
        <w:tc>
          <w:tcPr>
            <w:tcW w:w="1224" w:type="dxa"/>
            <w:tcMar>
              <w:top w:w="60" w:type="dxa"/>
              <w:left w:w="100" w:type="dxa"/>
              <w:bottom w:w="60" w:type="dxa"/>
              <w:right w:w="100" w:type="dxa"/>
            </w:tcMar>
            <w:vAlign w:val="center"/>
          </w:tcPr>
          <w:p w14:paraId="18F82037" w14:textId="77777777" w:rsidR="007517BA" w:rsidRPr="004F2B3D" w:rsidRDefault="00AE3EC0" w:rsidP="0068091D">
            <w:pPr>
              <w:jc w:val="center"/>
              <w:rPr>
                <w:color w:val="00586F"/>
              </w:rPr>
            </w:pPr>
            <w:r w:rsidRPr="004F2B3D">
              <w:rPr>
                <w:color w:val="00586F"/>
              </w:rPr>
              <w:t>1.0</w:t>
            </w:r>
          </w:p>
        </w:tc>
      </w:tr>
    </w:tbl>
    <w:p w14:paraId="37C02960" w14:textId="77777777" w:rsidR="007517BA" w:rsidRPr="004F2B3D" w:rsidRDefault="00AE3EC0">
      <w:pPr>
        <w:spacing w:after="240"/>
        <w:rPr>
          <w:color w:val="00586F"/>
        </w:rPr>
      </w:pPr>
      <w:r w:rsidRPr="004F2B3D">
        <w:rPr>
          <w:i/>
          <w:color w:val="00586F"/>
        </w:rPr>
        <w:t>T - Thêm mới    S - Sửa đổi    X - Xóa</w:t>
      </w:r>
    </w:p>
    <w:p w14:paraId="62001A99" w14:textId="77777777" w:rsidR="007517BA" w:rsidRPr="000D2ED8" w:rsidRDefault="00AE3EC0">
      <w:pPr>
        <w:rPr>
          <w:color w:val="00586F"/>
        </w:rPr>
      </w:pPr>
      <w:r w:rsidRPr="000D2ED8">
        <w:rPr>
          <w:color w:val="00586F"/>
        </w:rPr>
        <w:br w:type="page"/>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27"/>
        <w:gridCol w:w="3039"/>
        <w:gridCol w:w="2364"/>
        <w:gridCol w:w="1892"/>
      </w:tblGrid>
      <w:tr w:rsidR="00FB1C91" w:rsidRPr="000D2ED8" w14:paraId="32AD4D3E" w14:textId="77777777" w:rsidTr="00FB1C91">
        <w:trPr>
          <w:jc w:val="center"/>
        </w:trPr>
        <w:tc>
          <w:tcPr>
            <w:tcW w:w="5000" w:type="pct"/>
            <w:gridSpan w:val="4"/>
            <w:shd w:val="clear" w:color="auto" w:fill="00586F"/>
            <w:tcMar>
              <w:top w:w="100" w:type="dxa"/>
              <w:left w:w="120" w:type="dxa"/>
              <w:bottom w:w="100" w:type="dxa"/>
              <w:right w:w="120" w:type="dxa"/>
            </w:tcMar>
            <w:vAlign w:val="center"/>
          </w:tcPr>
          <w:p w14:paraId="30598E3C" w14:textId="1A0D9489" w:rsidR="00FB1C91" w:rsidRPr="000D2ED8" w:rsidRDefault="00FB1C91">
            <w:pPr>
              <w:jc w:val="center"/>
              <w:rPr>
                <w:b/>
                <w:color w:val="00586F"/>
                <w:sz w:val="28"/>
                <w:szCs w:val="28"/>
              </w:rPr>
            </w:pPr>
            <w:r w:rsidRPr="000D2ED8">
              <w:rPr>
                <w:b/>
                <w:color w:val="FFFFFF" w:themeColor="background1"/>
                <w:sz w:val="28"/>
                <w:szCs w:val="28"/>
              </w:rPr>
              <w:lastRenderedPageBreak/>
              <w:t>TRANG KÝ CITEK</w:t>
            </w:r>
          </w:p>
        </w:tc>
      </w:tr>
      <w:tr w:rsidR="00FB1C91" w:rsidRPr="000D2ED8" w14:paraId="0784791E" w14:textId="77777777" w:rsidTr="00FB1C91">
        <w:trPr>
          <w:jc w:val="center"/>
        </w:trPr>
        <w:tc>
          <w:tcPr>
            <w:tcW w:w="1087" w:type="pct"/>
            <w:shd w:val="clear" w:color="auto" w:fill="F5F5F5"/>
            <w:tcMar>
              <w:top w:w="60" w:type="dxa"/>
              <w:left w:w="100" w:type="dxa"/>
              <w:bottom w:w="60" w:type="dxa"/>
              <w:right w:w="100" w:type="dxa"/>
            </w:tcMar>
            <w:vAlign w:val="center"/>
          </w:tcPr>
          <w:p w14:paraId="3D791558" w14:textId="77777777" w:rsidR="00FB1C91" w:rsidRPr="004F2B3D" w:rsidRDefault="00FB1C91">
            <w:pPr>
              <w:jc w:val="center"/>
              <w:rPr>
                <w:color w:val="00586F"/>
              </w:rPr>
            </w:pPr>
            <w:r w:rsidRPr="004F2B3D">
              <w:rPr>
                <w:b/>
                <w:color w:val="00586F"/>
              </w:rPr>
              <w:t>Vai trò</w:t>
            </w:r>
          </w:p>
        </w:tc>
        <w:tc>
          <w:tcPr>
            <w:tcW w:w="1630" w:type="pct"/>
            <w:shd w:val="clear" w:color="auto" w:fill="F5F5F5"/>
            <w:tcMar>
              <w:top w:w="60" w:type="dxa"/>
              <w:left w:w="100" w:type="dxa"/>
              <w:bottom w:w="60" w:type="dxa"/>
              <w:right w:w="100" w:type="dxa"/>
            </w:tcMar>
            <w:vAlign w:val="center"/>
          </w:tcPr>
          <w:p w14:paraId="6934B84B" w14:textId="77777777" w:rsidR="00FB1C91" w:rsidRPr="004F2B3D" w:rsidRDefault="00FB1C91">
            <w:pPr>
              <w:jc w:val="center"/>
              <w:rPr>
                <w:color w:val="00586F"/>
              </w:rPr>
            </w:pPr>
            <w:r w:rsidRPr="004F2B3D">
              <w:rPr>
                <w:b/>
                <w:color w:val="00586F"/>
              </w:rPr>
              <w:t>Tên và chức vụ</w:t>
            </w:r>
          </w:p>
        </w:tc>
        <w:tc>
          <w:tcPr>
            <w:tcW w:w="1268" w:type="pct"/>
            <w:shd w:val="clear" w:color="auto" w:fill="F5F5F5"/>
            <w:tcMar>
              <w:top w:w="60" w:type="dxa"/>
              <w:left w:w="100" w:type="dxa"/>
              <w:bottom w:w="60" w:type="dxa"/>
              <w:right w:w="100" w:type="dxa"/>
            </w:tcMar>
            <w:vAlign w:val="center"/>
          </w:tcPr>
          <w:p w14:paraId="268F0198" w14:textId="77777777" w:rsidR="00FB1C91" w:rsidRPr="004F2B3D" w:rsidRDefault="00FB1C91">
            <w:pPr>
              <w:jc w:val="center"/>
              <w:rPr>
                <w:color w:val="00586F"/>
              </w:rPr>
            </w:pPr>
            <w:r w:rsidRPr="004F2B3D">
              <w:rPr>
                <w:b/>
                <w:color w:val="00586F"/>
              </w:rPr>
              <w:t>Chữ ký</w:t>
            </w:r>
          </w:p>
        </w:tc>
        <w:tc>
          <w:tcPr>
            <w:tcW w:w="1015" w:type="pct"/>
            <w:shd w:val="clear" w:color="auto" w:fill="F5F5F5"/>
            <w:tcMar>
              <w:top w:w="60" w:type="dxa"/>
              <w:left w:w="100" w:type="dxa"/>
              <w:bottom w:w="60" w:type="dxa"/>
              <w:right w:w="100" w:type="dxa"/>
            </w:tcMar>
            <w:vAlign w:val="center"/>
          </w:tcPr>
          <w:p w14:paraId="573CF0B8" w14:textId="77777777" w:rsidR="00FB1C91" w:rsidRPr="004F2B3D" w:rsidRDefault="00FB1C91">
            <w:pPr>
              <w:jc w:val="center"/>
              <w:rPr>
                <w:color w:val="00586F"/>
              </w:rPr>
            </w:pPr>
            <w:r w:rsidRPr="004F2B3D">
              <w:rPr>
                <w:b/>
                <w:color w:val="00586F"/>
              </w:rPr>
              <w:t>Ngày</w:t>
            </w:r>
          </w:p>
        </w:tc>
      </w:tr>
      <w:tr w:rsidR="00FB1C91" w:rsidRPr="000D2ED8" w14:paraId="550C444F" w14:textId="77777777" w:rsidTr="00FB1C91">
        <w:trPr>
          <w:trHeight w:val="1134"/>
          <w:jc w:val="center"/>
        </w:trPr>
        <w:tc>
          <w:tcPr>
            <w:tcW w:w="1087" w:type="pct"/>
            <w:tcMar>
              <w:top w:w="80" w:type="dxa"/>
              <w:left w:w="100" w:type="dxa"/>
              <w:bottom w:w="80" w:type="dxa"/>
              <w:right w:w="100" w:type="dxa"/>
            </w:tcMar>
            <w:vAlign w:val="center"/>
          </w:tcPr>
          <w:p w14:paraId="002725CE" w14:textId="77777777" w:rsidR="00FB1C91" w:rsidRPr="004F2B3D" w:rsidRDefault="00FB1C91" w:rsidP="2D8CD219">
            <w:pPr>
              <w:rPr>
                <w:color w:val="00586F"/>
              </w:rPr>
            </w:pPr>
            <w:r w:rsidRPr="004F2B3D">
              <w:rPr>
                <w:color w:val="00586F"/>
              </w:rPr>
              <w:t>Người lập</w:t>
            </w:r>
          </w:p>
        </w:tc>
        <w:tc>
          <w:tcPr>
            <w:tcW w:w="1630" w:type="pct"/>
            <w:tcMar>
              <w:top w:w="80" w:type="dxa"/>
              <w:left w:w="100" w:type="dxa"/>
              <w:bottom w:w="80" w:type="dxa"/>
              <w:right w:w="100" w:type="dxa"/>
            </w:tcMar>
            <w:vAlign w:val="center"/>
          </w:tcPr>
          <w:p w14:paraId="78E20242" w14:textId="0157405E" w:rsidR="00FB1C91" w:rsidRPr="004F2B3D" w:rsidRDefault="00FB1C91" w:rsidP="2D8CD219">
            <w:pPr>
              <w:rPr>
                <w:b/>
                <w:color w:val="00586F"/>
              </w:rPr>
            </w:pPr>
            <w:r w:rsidRPr="004F2B3D">
              <w:rPr>
                <w:b/>
                <w:color w:val="00586F"/>
              </w:rPr>
              <w:t>Nguyễn Thị Anh Thư</w:t>
            </w:r>
          </w:p>
          <w:p w14:paraId="117DA78D" w14:textId="77777777" w:rsidR="00FB1C91" w:rsidRPr="004F2B3D" w:rsidRDefault="00FB1C91">
            <w:pPr>
              <w:rPr>
                <w:color w:val="00586F"/>
              </w:rPr>
            </w:pPr>
            <w:r w:rsidRPr="004F2B3D">
              <w:rPr>
                <w:color w:val="00586F"/>
              </w:rPr>
              <w:t>Tư vấn Triển khai SD - Citek</w:t>
            </w:r>
          </w:p>
        </w:tc>
        <w:tc>
          <w:tcPr>
            <w:tcW w:w="1268" w:type="pct"/>
            <w:tcMar>
              <w:top w:w="80" w:type="dxa"/>
              <w:left w:w="100" w:type="dxa"/>
              <w:bottom w:w="80" w:type="dxa"/>
              <w:right w:w="100" w:type="dxa"/>
            </w:tcMar>
            <w:vAlign w:val="center"/>
          </w:tcPr>
          <w:p w14:paraId="1C917A9B" w14:textId="77777777" w:rsidR="00FB1C91" w:rsidRPr="004F2B3D" w:rsidRDefault="00FB1C91">
            <w:pPr>
              <w:jc w:val="center"/>
              <w:rPr>
                <w:color w:val="00586F"/>
              </w:rPr>
            </w:pPr>
          </w:p>
        </w:tc>
        <w:tc>
          <w:tcPr>
            <w:tcW w:w="1015" w:type="pct"/>
            <w:tcMar>
              <w:top w:w="80" w:type="dxa"/>
              <w:left w:w="100" w:type="dxa"/>
              <w:bottom w:w="80" w:type="dxa"/>
              <w:right w:w="100" w:type="dxa"/>
            </w:tcMar>
            <w:vAlign w:val="center"/>
          </w:tcPr>
          <w:p w14:paraId="1419507F" w14:textId="77777777" w:rsidR="00FB1C91" w:rsidRPr="004F2B3D" w:rsidRDefault="00FB1C91">
            <w:pPr>
              <w:jc w:val="center"/>
              <w:rPr>
                <w:color w:val="00586F"/>
              </w:rPr>
            </w:pPr>
          </w:p>
        </w:tc>
      </w:tr>
      <w:tr w:rsidR="00FB1C91" w:rsidRPr="000D2ED8" w14:paraId="0E2BEFD7" w14:textId="77777777" w:rsidTr="00FB1C91">
        <w:trPr>
          <w:trHeight w:val="1134"/>
          <w:jc w:val="center"/>
        </w:trPr>
        <w:tc>
          <w:tcPr>
            <w:tcW w:w="1087" w:type="pct"/>
            <w:tcMar>
              <w:top w:w="80" w:type="dxa"/>
              <w:left w:w="100" w:type="dxa"/>
              <w:bottom w:w="80" w:type="dxa"/>
              <w:right w:w="100" w:type="dxa"/>
            </w:tcMar>
            <w:vAlign w:val="center"/>
          </w:tcPr>
          <w:p w14:paraId="52A55FBE" w14:textId="77777777" w:rsidR="00FB1C91" w:rsidRPr="004F2B3D" w:rsidRDefault="00FB1C91" w:rsidP="2D8CD219">
            <w:pPr>
              <w:rPr>
                <w:color w:val="00586F"/>
              </w:rPr>
            </w:pPr>
            <w:r w:rsidRPr="004F2B3D">
              <w:rPr>
                <w:color w:val="00586F"/>
              </w:rPr>
              <w:t>Người kiểm tra</w:t>
            </w:r>
          </w:p>
        </w:tc>
        <w:tc>
          <w:tcPr>
            <w:tcW w:w="1630" w:type="pct"/>
            <w:tcMar>
              <w:top w:w="80" w:type="dxa"/>
              <w:left w:w="100" w:type="dxa"/>
              <w:bottom w:w="80" w:type="dxa"/>
              <w:right w:w="100" w:type="dxa"/>
            </w:tcMar>
            <w:vAlign w:val="center"/>
          </w:tcPr>
          <w:p w14:paraId="2D56DC15" w14:textId="2BA7EBBB" w:rsidR="00FB1C91" w:rsidRPr="004F2B3D" w:rsidRDefault="00FB1C91">
            <w:pPr>
              <w:rPr>
                <w:color w:val="00586F"/>
              </w:rPr>
            </w:pPr>
            <w:r w:rsidRPr="004F2B3D">
              <w:rPr>
                <w:b/>
                <w:color w:val="00586F"/>
              </w:rPr>
              <w:t>Trần Công Bình</w:t>
            </w:r>
          </w:p>
          <w:p w14:paraId="7845E638" w14:textId="77777777" w:rsidR="00FB1C91" w:rsidRPr="004F2B3D" w:rsidRDefault="00FB1C91">
            <w:pPr>
              <w:rPr>
                <w:color w:val="00586F"/>
              </w:rPr>
            </w:pPr>
            <w:r w:rsidRPr="004F2B3D">
              <w:rPr>
                <w:color w:val="00586F"/>
              </w:rPr>
              <w:t>Quản trị Dự án - Citek</w:t>
            </w:r>
          </w:p>
        </w:tc>
        <w:tc>
          <w:tcPr>
            <w:tcW w:w="1268" w:type="pct"/>
            <w:tcMar>
              <w:top w:w="80" w:type="dxa"/>
              <w:left w:w="100" w:type="dxa"/>
              <w:bottom w:w="80" w:type="dxa"/>
              <w:right w:w="100" w:type="dxa"/>
            </w:tcMar>
            <w:vAlign w:val="center"/>
          </w:tcPr>
          <w:p w14:paraId="2C9DF552" w14:textId="77777777" w:rsidR="00FB1C91" w:rsidRPr="004F2B3D" w:rsidRDefault="00FB1C91">
            <w:pPr>
              <w:jc w:val="center"/>
              <w:rPr>
                <w:color w:val="00586F"/>
              </w:rPr>
            </w:pPr>
          </w:p>
        </w:tc>
        <w:tc>
          <w:tcPr>
            <w:tcW w:w="1015" w:type="pct"/>
            <w:tcMar>
              <w:top w:w="80" w:type="dxa"/>
              <w:left w:w="100" w:type="dxa"/>
              <w:bottom w:w="80" w:type="dxa"/>
              <w:right w:w="100" w:type="dxa"/>
            </w:tcMar>
            <w:vAlign w:val="center"/>
          </w:tcPr>
          <w:p w14:paraId="42D911BF" w14:textId="77777777" w:rsidR="00FB1C91" w:rsidRPr="004F2B3D" w:rsidRDefault="00FB1C91">
            <w:pPr>
              <w:jc w:val="center"/>
              <w:rPr>
                <w:color w:val="00586F"/>
              </w:rPr>
            </w:pPr>
          </w:p>
        </w:tc>
      </w:tr>
      <w:tr w:rsidR="00FB1C91" w:rsidRPr="000D2ED8" w14:paraId="5832877C" w14:textId="77777777" w:rsidTr="00FB1C91">
        <w:trPr>
          <w:trHeight w:val="1134"/>
          <w:jc w:val="center"/>
        </w:trPr>
        <w:tc>
          <w:tcPr>
            <w:tcW w:w="1087" w:type="pct"/>
            <w:tcMar>
              <w:top w:w="80" w:type="dxa"/>
              <w:left w:w="100" w:type="dxa"/>
              <w:bottom w:w="80" w:type="dxa"/>
              <w:right w:w="100" w:type="dxa"/>
            </w:tcMar>
            <w:vAlign w:val="center"/>
          </w:tcPr>
          <w:p w14:paraId="469CC7A6" w14:textId="77777777" w:rsidR="00FB1C91" w:rsidRPr="004F2B3D" w:rsidRDefault="00FB1C91" w:rsidP="2D8CD219">
            <w:pPr>
              <w:rPr>
                <w:color w:val="00586F"/>
              </w:rPr>
            </w:pPr>
            <w:r w:rsidRPr="004F2B3D">
              <w:rPr>
                <w:color w:val="00586F"/>
              </w:rPr>
              <w:t>Người phê duyệt</w:t>
            </w:r>
          </w:p>
        </w:tc>
        <w:tc>
          <w:tcPr>
            <w:tcW w:w="1630" w:type="pct"/>
            <w:tcMar>
              <w:top w:w="80" w:type="dxa"/>
              <w:left w:w="100" w:type="dxa"/>
              <w:bottom w:w="80" w:type="dxa"/>
              <w:right w:w="100" w:type="dxa"/>
            </w:tcMar>
            <w:vAlign w:val="center"/>
          </w:tcPr>
          <w:p w14:paraId="0E7B9410" w14:textId="77777777" w:rsidR="00FB1C91" w:rsidRPr="004F2B3D" w:rsidRDefault="00FB1C91" w:rsidP="00906169">
            <w:pPr>
              <w:rPr>
                <w:color w:val="00586F"/>
              </w:rPr>
            </w:pPr>
            <w:r w:rsidRPr="004F2B3D">
              <w:rPr>
                <w:b/>
                <w:color w:val="00586F"/>
              </w:rPr>
              <w:t>Trần Công Bình</w:t>
            </w:r>
          </w:p>
          <w:p w14:paraId="390D3DA2" w14:textId="35EBEE13" w:rsidR="00FB1C91" w:rsidRPr="004F2B3D" w:rsidRDefault="00FB1C91" w:rsidP="00906169">
            <w:pPr>
              <w:rPr>
                <w:color w:val="00586F"/>
              </w:rPr>
            </w:pPr>
            <w:r w:rsidRPr="004F2B3D">
              <w:rPr>
                <w:color w:val="00586F"/>
              </w:rPr>
              <w:t>Quản trị Dự án - Citek</w:t>
            </w:r>
          </w:p>
        </w:tc>
        <w:tc>
          <w:tcPr>
            <w:tcW w:w="1268" w:type="pct"/>
            <w:tcMar>
              <w:top w:w="80" w:type="dxa"/>
              <w:left w:w="100" w:type="dxa"/>
              <w:bottom w:w="80" w:type="dxa"/>
              <w:right w:w="100" w:type="dxa"/>
            </w:tcMar>
            <w:vAlign w:val="center"/>
          </w:tcPr>
          <w:p w14:paraId="4C02450B" w14:textId="77777777" w:rsidR="00FB1C91" w:rsidRPr="004F2B3D" w:rsidRDefault="00FB1C91">
            <w:pPr>
              <w:jc w:val="center"/>
              <w:rPr>
                <w:color w:val="00586F"/>
              </w:rPr>
            </w:pPr>
          </w:p>
        </w:tc>
        <w:tc>
          <w:tcPr>
            <w:tcW w:w="1015" w:type="pct"/>
            <w:tcMar>
              <w:top w:w="80" w:type="dxa"/>
              <w:left w:w="100" w:type="dxa"/>
              <w:bottom w:w="80" w:type="dxa"/>
              <w:right w:w="100" w:type="dxa"/>
            </w:tcMar>
            <w:vAlign w:val="center"/>
          </w:tcPr>
          <w:p w14:paraId="0E1FA4FF" w14:textId="77777777" w:rsidR="00FB1C91" w:rsidRPr="004F2B3D" w:rsidRDefault="00FB1C91">
            <w:pPr>
              <w:jc w:val="center"/>
              <w:rPr>
                <w:color w:val="00586F"/>
              </w:rPr>
            </w:pPr>
          </w:p>
        </w:tc>
      </w:tr>
    </w:tbl>
    <w:p w14:paraId="2584867A" w14:textId="77777777" w:rsidR="007517BA" w:rsidRPr="000D2ED8" w:rsidRDefault="007517BA">
      <w:pPr>
        <w:spacing w:after="240"/>
        <w:rPr>
          <w:color w:val="00586F"/>
        </w:rPr>
      </w:pPr>
    </w:p>
    <w:p w14:paraId="6827B568" w14:textId="77777777" w:rsidR="007517BA" w:rsidRPr="000D2ED8" w:rsidRDefault="00AE3EC0">
      <w:pPr>
        <w:rPr>
          <w:color w:val="00586F"/>
        </w:rPr>
      </w:pPr>
      <w:r w:rsidRPr="000D2ED8">
        <w:rPr>
          <w:color w:val="00586F"/>
        </w:rPr>
        <w:br w:type="page"/>
      </w:r>
    </w:p>
    <w:tbl>
      <w:tblPr>
        <w:tblW w:w="5000" w:type="pct"/>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37"/>
        <w:gridCol w:w="2968"/>
        <w:gridCol w:w="2843"/>
        <w:gridCol w:w="1674"/>
      </w:tblGrid>
      <w:tr w:rsidR="007517BA" w:rsidRPr="000D2ED8" w14:paraId="552A9719" w14:textId="77777777" w:rsidTr="00837FA5">
        <w:trPr>
          <w:jc w:val="center"/>
        </w:trPr>
        <w:tc>
          <w:tcPr>
            <w:tcW w:w="5000" w:type="pct"/>
            <w:gridSpan w:val="4"/>
            <w:shd w:val="clear" w:color="auto" w:fill="00586F"/>
            <w:tcMar>
              <w:top w:w="100" w:type="dxa"/>
              <w:left w:w="120" w:type="dxa"/>
              <w:bottom w:w="100" w:type="dxa"/>
              <w:right w:w="120" w:type="dxa"/>
            </w:tcMar>
            <w:vAlign w:val="center"/>
          </w:tcPr>
          <w:p w14:paraId="566754BC" w14:textId="77777777" w:rsidR="007517BA" w:rsidRPr="000D2ED8" w:rsidRDefault="00AE3EC0" w:rsidP="009719D2">
            <w:pPr>
              <w:jc w:val="center"/>
              <w:rPr>
                <w:color w:val="00586F"/>
                <w:sz w:val="28"/>
                <w:szCs w:val="28"/>
              </w:rPr>
            </w:pPr>
            <w:r w:rsidRPr="000D2ED8">
              <w:rPr>
                <w:b/>
                <w:color w:val="FFFFFF" w:themeColor="background1"/>
                <w:sz w:val="28"/>
                <w:szCs w:val="28"/>
              </w:rPr>
              <w:lastRenderedPageBreak/>
              <w:t>TRANG KÝ BIDIPHAR</w:t>
            </w:r>
          </w:p>
        </w:tc>
      </w:tr>
      <w:tr w:rsidR="00157C33" w:rsidRPr="000D2ED8" w14:paraId="626BD062" w14:textId="77777777" w:rsidTr="00837FA5">
        <w:trPr>
          <w:jc w:val="center"/>
        </w:trPr>
        <w:tc>
          <w:tcPr>
            <w:tcW w:w="985" w:type="pct"/>
            <w:shd w:val="clear" w:color="auto" w:fill="F5F5F5"/>
            <w:tcMar>
              <w:top w:w="60" w:type="dxa"/>
              <w:left w:w="100" w:type="dxa"/>
              <w:bottom w:w="60" w:type="dxa"/>
              <w:right w:w="100" w:type="dxa"/>
            </w:tcMar>
            <w:vAlign w:val="center"/>
          </w:tcPr>
          <w:p w14:paraId="5DF37C03" w14:textId="77777777" w:rsidR="00157C33" w:rsidRPr="000D2ED8" w:rsidRDefault="00157C33">
            <w:pPr>
              <w:jc w:val="center"/>
              <w:rPr>
                <w:color w:val="00586F"/>
              </w:rPr>
            </w:pPr>
            <w:r w:rsidRPr="004F2B3D">
              <w:rPr>
                <w:b/>
                <w:color w:val="00586F"/>
              </w:rPr>
              <w:t>Vai trò</w:t>
            </w:r>
          </w:p>
        </w:tc>
        <w:tc>
          <w:tcPr>
            <w:tcW w:w="1592" w:type="pct"/>
            <w:shd w:val="clear" w:color="auto" w:fill="F5F5F5"/>
            <w:tcMar>
              <w:top w:w="60" w:type="dxa"/>
              <w:left w:w="100" w:type="dxa"/>
              <w:bottom w:w="60" w:type="dxa"/>
              <w:right w:w="100" w:type="dxa"/>
            </w:tcMar>
            <w:vAlign w:val="center"/>
          </w:tcPr>
          <w:p w14:paraId="60E96870" w14:textId="77777777" w:rsidR="00157C33" w:rsidRPr="000D2ED8" w:rsidRDefault="00157C33">
            <w:pPr>
              <w:jc w:val="center"/>
              <w:rPr>
                <w:color w:val="00586F"/>
              </w:rPr>
            </w:pPr>
            <w:r w:rsidRPr="004F2B3D">
              <w:rPr>
                <w:b/>
                <w:color w:val="00586F"/>
              </w:rPr>
              <w:t>Tên và chức vụ</w:t>
            </w:r>
          </w:p>
        </w:tc>
        <w:tc>
          <w:tcPr>
            <w:tcW w:w="1525" w:type="pct"/>
            <w:shd w:val="clear" w:color="auto" w:fill="F5F5F5"/>
            <w:tcMar>
              <w:top w:w="60" w:type="dxa"/>
              <w:left w:w="100" w:type="dxa"/>
              <w:bottom w:w="60" w:type="dxa"/>
              <w:right w:w="100" w:type="dxa"/>
            </w:tcMar>
            <w:vAlign w:val="center"/>
          </w:tcPr>
          <w:p w14:paraId="5E34B51B" w14:textId="42B6160E" w:rsidR="00157C33" w:rsidRPr="000D2ED8" w:rsidRDefault="00157C33">
            <w:pPr>
              <w:jc w:val="center"/>
              <w:rPr>
                <w:color w:val="00586F"/>
              </w:rPr>
            </w:pPr>
            <w:r w:rsidRPr="004F2B3D">
              <w:rPr>
                <w:b/>
                <w:color w:val="00586F"/>
              </w:rPr>
              <w:t>Chữ ký</w:t>
            </w:r>
          </w:p>
        </w:tc>
        <w:tc>
          <w:tcPr>
            <w:tcW w:w="899" w:type="pct"/>
            <w:shd w:val="clear" w:color="auto" w:fill="F5F5F5"/>
            <w:tcMar>
              <w:top w:w="60" w:type="dxa"/>
              <w:left w:w="100" w:type="dxa"/>
              <w:bottom w:w="60" w:type="dxa"/>
              <w:right w:w="100" w:type="dxa"/>
            </w:tcMar>
            <w:vAlign w:val="center"/>
          </w:tcPr>
          <w:p w14:paraId="2714C239" w14:textId="2E870379" w:rsidR="00157C33" w:rsidRPr="000D2ED8" w:rsidRDefault="00157C33">
            <w:pPr>
              <w:jc w:val="center"/>
              <w:rPr>
                <w:color w:val="00586F"/>
              </w:rPr>
            </w:pPr>
            <w:r w:rsidRPr="004F2B3D">
              <w:rPr>
                <w:b/>
                <w:color w:val="00586F"/>
              </w:rPr>
              <w:t>Ngày</w:t>
            </w:r>
          </w:p>
        </w:tc>
      </w:tr>
      <w:tr w:rsidR="00157C33" w:rsidRPr="000D2ED8" w14:paraId="5229678D" w14:textId="77777777" w:rsidTr="00837FA5">
        <w:trPr>
          <w:trHeight w:val="2065"/>
          <w:jc w:val="center"/>
        </w:trPr>
        <w:tc>
          <w:tcPr>
            <w:tcW w:w="985" w:type="pct"/>
            <w:tcMar>
              <w:top w:w="80" w:type="dxa"/>
              <w:left w:w="100" w:type="dxa"/>
              <w:bottom w:w="80" w:type="dxa"/>
              <w:right w:w="100" w:type="dxa"/>
            </w:tcMar>
            <w:vAlign w:val="center"/>
          </w:tcPr>
          <w:p w14:paraId="2CDF2604" w14:textId="64AC8E17" w:rsidR="00157C33" w:rsidRPr="004F2B3D" w:rsidRDefault="00157C33" w:rsidP="00FD4D34">
            <w:pPr>
              <w:jc w:val="center"/>
              <w:rPr>
                <w:color w:val="00586F"/>
              </w:rPr>
            </w:pPr>
            <w:r w:rsidRPr="004F2B3D">
              <w:rPr>
                <w:color w:val="00586F"/>
              </w:rPr>
              <w:t>Người</w:t>
            </w:r>
            <w:r w:rsidRPr="004F2B3D">
              <w:rPr>
                <w:color w:val="00586F"/>
                <w:lang w:val="vi-VN"/>
              </w:rPr>
              <w:t xml:space="preserve"> xem xét</w:t>
            </w:r>
          </w:p>
        </w:tc>
        <w:tc>
          <w:tcPr>
            <w:tcW w:w="1592" w:type="pct"/>
            <w:tcMar>
              <w:top w:w="80" w:type="dxa"/>
              <w:left w:w="100" w:type="dxa"/>
              <w:bottom w:w="80" w:type="dxa"/>
              <w:right w:w="100" w:type="dxa"/>
            </w:tcMar>
            <w:vAlign w:val="center"/>
          </w:tcPr>
          <w:p w14:paraId="2131DF15" w14:textId="77777777" w:rsidR="00D519BB" w:rsidRPr="004F2B3D" w:rsidRDefault="00D519BB" w:rsidP="00FD4D34">
            <w:pPr>
              <w:rPr>
                <w:b/>
                <w:bCs/>
                <w:color w:val="00586F"/>
                <w:lang w:val="vi-VN"/>
              </w:rPr>
            </w:pPr>
            <w:r w:rsidRPr="004F2B3D">
              <w:rPr>
                <w:b/>
                <w:bCs/>
                <w:color w:val="00586F"/>
              </w:rPr>
              <w:t>Nguyễn Hoàng Anh</w:t>
            </w:r>
          </w:p>
          <w:p w14:paraId="27F0AAC8" w14:textId="77777777" w:rsidR="00D519BB" w:rsidRPr="004F2B3D" w:rsidRDefault="00D519BB" w:rsidP="00FD4D34">
            <w:pPr>
              <w:rPr>
                <w:b/>
                <w:bCs/>
                <w:color w:val="00586F"/>
                <w:lang w:val="vi-VN"/>
              </w:rPr>
            </w:pPr>
            <w:r w:rsidRPr="004F2B3D">
              <w:rPr>
                <w:b/>
                <w:bCs/>
                <w:color w:val="00586F"/>
                <w:lang w:val="vi-VN"/>
              </w:rPr>
              <w:t>Phó phòng Marketing</w:t>
            </w:r>
          </w:p>
          <w:p w14:paraId="07C22F8A" w14:textId="20EB1CF1" w:rsidR="00157C33" w:rsidRPr="004F2B3D" w:rsidRDefault="00D519BB" w:rsidP="00067AEF">
            <w:pPr>
              <w:rPr>
                <w:b/>
                <w:bCs/>
                <w:color w:val="00586F"/>
                <w:lang w:val="vi-VN"/>
              </w:rPr>
            </w:pPr>
            <w:r w:rsidRPr="004F2B3D">
              <w:rPr>
                <w:color w:val="00586F"/>
                <w:lang w:val="vi-VN"/>
              </w:rPr>
              <w:t>Thành viên</w:t>
            </w:r>
            <w:r w:rsidR="00067AEF" w:rsidRPr="004F2B3D">
              <w:rPr>
                <w:color w:val="00586F"/>
                <w:lang w:val="vi-VN"/>
              </w:rPr>
              <w:t xml:space="preserve"> Nhóm </w:t>
            </w:r>
            <w:r w:rsidR="005D3A55" w:rsidRPr="004F2B3D">
              <w:rPr>
                <w:color w:val="00586F"/>
                <w:lang w:val="vi-VN"/>
              </w:rPr>
              <w:t xml:space="preserve">Nghiệp vụ </w:t>
            </w:r>
            <w:r w:rsidR="00D06218" w:rsidRPr="004F2B3D">
              <w:rPr>
                <w:color w:val="00586F"/>
                <w:lang w:val="vi-VN"/>
              </w:rPr>
              <w:t>SD</w:t>
            </w:r>
          </w:p>
        </w:tc>
        <w:tc>
          <w:tcPr>
            <w:tcW w:w="1525" w:type="pct"/>
            <w:tcMar>
              <w:top w:w="80" w:type="dxa"/>
              <w:left w:w="100" w:type="dxa"/>
              <w:bottom w:w="80" w:type="dxa"/>
              <w:right w:w="100" w:type="dxa"/>
            </w:tcMar>
            <w:vAlign w:val="center"/>
          </w:tcPr>
          <w:p w14:paraId="6E5327AC" w14:textId="77777777" w:rsidR="00157C33" w:rsidRPr="000D2ED8" w:rsidRDefault="00157C33" w:rsidP="00FD4D34">
            <w:pPr>
              <w:jc w:val="center"/>
              <w:rPr>
                <w:color w:val="00586F"/>
                <w:lang w:val="vi-VN"/>
              </w:rPr>
            </w:pPr>
          </w:p>
        </w:tc>
        <w:tc>
          <w:tcPr>
            <w:tcW w:w="899" w:type="pct"/>
            <w:tcMar>
              <w:top w:w="80" w:type="dxa"/>
              <w:left w:w="100" w:type="dxa"/>
              <w:bottom w:w="80" w:type="dxa"/>
              <w:right w:w="100" w:type="dxa"/>
            </w:tcMar>
            <w:vAlign w:val="center"/>
          </w:tcPr>
          <w:p w14:paraId="0725DA03" w14:textId="77777777" w:rsidR="00157C33" w:rsidRPr="000D2ED8" w:rsidRDefault="00157C33" w:rsidP="00FD4D34">
            <w:pPr>
              <w:jc w:val="center"/>
              <w:rPr>
                <w:color w:val="00586F"/>
                <w:lang w:val="vi-VN"/>
              </w:rPr>
            </w:pPr>
          </w:p>
        </w:tc>
      </w:tr>
      <w:tr w:rsidR="00D519BB" w:rsidRPr="000D2ED8" w14:paraId="6C7412E3" w14:textId="77777777" w:rsidTr="00837FA5">
        <w:trPr>
          <w:trHeight w:val="1701"/>
          <w:jc w:val="center"/>
        </w:trPr>
        <w:tc>
          <w:tcPr>
            <w:tcW w:w="985" w:type="pct"/>
            <w:tcMar>
              <w:top w:w="80" w:type="dxa"/>
              <w:left w:w="100" w:type="dxa"/>
              <w:bottom w:w="80" w:type="dxa"/>
              <w:right w:w="100" w:type="dxa"/>
            </w:tcMar>
            <w:vAlign w:val="center"/>
          </w:tcPr>
          <w:p w14:paraId="3514324A" w14:textId="23FD56A8" w:rsidR="00D519BB" w:rsidRPr="004F2B3D" w:rsidRDefault="00D519BB" w:rsidP="00D519BB">
            <w:pPr>
              <w:jc w:val="center"/>
              <w:rPr>
                <w:color w:val="00586F"/>
              </w:rPr>
            </w:pPr>
            <w:r w:rsidRPr="004F2B3D">
              <w:rPr>
                <w:color w:val="00586F"/>
              </w:rPr>
              <w:t>Người</w:t>
            </w:r>
            <w:r w:rsidRPr="004F2B3D">
              <w:rPr>
                <w:color w:val="00586F"/>
                <w:lang w:val="vi-VN"/>
              </w:rPr>
              <w:t xml:space="preserve"> xem xét</w:t>
            </w:r>
          </w:p>
        </w:tc>
        <w:tc>
          <w:tcPr>
            <w:tcW w:w="1592" w:type="pct"/>
            <w:tcMar>
              <w:top w:w="80" w:type="dxa"/>
              <w:left w:w="100" w:type="dxa"/>
              <w:bottom w:w="80" w:type="dxa"/>
              <w:right w:w="100" w:type="dxa"/>
            </w:tcMar>
            <w:vAlign w:val="center"/>
          </w:tcPr>
          <w:p w14:paraId="1BC75A7C" w14:textId="77777777" w:rsidR="00D519BB" w:rsidRPr="004F2B3D" w:rsidRDefault="00D519BB" w:rsidP="00D519BB">
            <w:pPr>
              <w:rPr>
                <w:b/>
                <w:bCs/>
                <w:color w:val="00586F"/>
                <w:lang w:val="vi-VN"/>
              </w:rPr>
            </w:pPr>
            <w:r w:rsidRPr="004F2B3D">
              <w:rPr>
                <w:b/>
                <w:bCs/>
                <w:color w:val="00586F"/>
              </w:rPr>
              <w:t>Võ Thị Buôn</w:t>
            </w:r>
          </w:p>
          <w:p w14:paraId="49E6FBB9" w14:textId="77777777" w:rsidR="00D519BB" w:rsidRPr="004F2B3D" w:rsidRDefault="00D519BB" w:rsidP="00D519BB">
            <w:pPr>
              <w:rPr>
                <w:b/>
                <w:bCs/>
                <w:color w:val="00586F"/>
                <w:lang w:val="vi-VN"/>
              </w:rPr>
            </w:pPr>
            <w:r w:rsidRPr="004F2B3D">
              <w:rPr>
                <w:b/>
                <w:bCs/>
                <w:color w:val="00586F"/>
                <w:lang w:val="vi-VN"/>
              </w:rPr>
              <w:t>Phó phòng Kinh doanh</w:t>
            </w:r>
          </w:p>
          <w:p w14:paraId="3D53B648" w14:textId="77777777" w:rsidR="00D519BB" w:rsidRPr="004F2B3D" w:rsidRDefault="00D519BB" w:rsidP="00D519BB">
            <w:pPr>
              <w:rPr>
                <w:color w:val="00586F"/>
                <w:lang w:val="vi-VN"/>
              </w:rPr>
            </w:pPr>
            <w:r w:rsidRPr="004F2B3D">
              <w:rPr>
                <w:color w:val="00586F"/>
                <w:lang w:val="vi-VN"/>
              </w:rPr>
              <w:t xml:space="preserve">Phó nhóm BPO - </w:t>
            </w:r>
          </w:p>
          <w:p w14:paraId="62DA0C8F" w14:textId="5C6E6F1F" w:rsidR="00D519BB" w:rsidRPr="004F2B3D" w:rsidRDefault="00D519BB" w:rsidP="00D519BB">
            <w:pPr>
              <w:rPr>
                <w:b/>
                <w:color w:val="00586F"/>
                <w:lang w:val="vi-VN"/>
              </w:rPr>
            </w:pPr>
            <w:r w:rsidRPr="004F2B3D">
              <w:rPr>
                <w:color w:val="00586F"/>
                <w:lang w:val="vi-VN"/>
              </w:rPr>
              <w:t xml:space="preserve">Nghiệp vụ </w:t>
            </w:r>
            <w:r w:rsidR="00D06218" w:rsidRPr="004F2B3D">
              <w:rPr>
                <w:color w:val="00586F"/>
                <w:lang w:val="vi-VN"/>
              </w:rPr>
              <w:t>SD</w:t>
            </w:r>
          </w:p>
        </w:tc>
        <w:tc>
          <w:tcPr>
            <w:tcW w:w="1525" w:type="pct"/>
            <w:tcMar>
              <w:top w:w="80" w:type="dxa"/>
              <w:left w:w="100" w:type="dxa"/>
              <w:bottom w:w="80" w:type="dxa"/>
              <w:right w:w="100" w:type="dxa"/>
            </w:tcMar>
            <w:vAlign w:val="center"/>
          </w:tcPr>
          <w:p w14:paraId="6220B552" w14:textId="77777777" w:rsidR="00D519BB" w:rsidRPr="000D2ED8" w:rsidRDefault="00D519BB" w:rsidP="00D519BB">
            <w:pPr>
              <w:jc w:val="center"/>
              <w:rPr>
                <w:color w:val="00586F"/>
                <w:lang w:val="vi-VN"/>
              </w:rPr>
            </w:pPr>
          </w:p>
        </w:tc>
        <w:tc>
          <w:tcPr>
            <w:tcW w:w="899" w:type="pct"/>
            <w:tcMar>
              <w:top w:w="80" w:type="dxa"/>
              <w:left w:w="100" w:type="dxa"/>
              <w:bottom w:w="80" w:type="dxa"/>
              <w:right w:w="100" w:type="dxa"/>
            </w:tcMar>
            <w:vAlign w:val="center"/>
          </w:tcPr>
          <w:p w14:paraId="1BD8EFCC" w14:textId="77777777" w:rsidR="00D519BB" w:rsidRPr="000D2ED8" w:rsidRDefault="00D519BB" w:rsidP="00D519BB">
            <w:pPr>
              <w:jc w:val="center"/>
              <w:rPr>
                <w:color w:val="00586F"/>
                <w:lang w:val="vi-VN"/>
              </w:rPr>
            </w:pPr>
          </w:p>
        </w:tc>
      </w:tr>
      <w:tr w:rsidR="00D519BB" w:rsidRPr="000D2ED8" w14:paraId="3A32FB74" w14:textId="77777777" w:rsidTr="00837FA5">
        <w:trPr>
          <w:trHeight w:val="1701"/>
          <w:jc w:val="center"/>
        </w:trPr>
        <w:tc>
          <w:tcPr>
            <w:tcW w:w="985" w:type="pct"/>
            <w:tcMar>
              <w:top w:w="80" w:type="dxa"/>
              <w:left w:w="100" w:type="dxa"/>
              <w:bottom w:w="80" w:type="dxa"/>
              <w:right w:w="100" w:type="dxa"/>
            </w:tcMar>
            <w:vAlign w:val="center"/>
          </w:tcPr>
          <w:p w14:paraId="75C1D510" w14:textId="6EAB9EFB" w:rsidR="00D519BB" w:rsidRPr="004F2B3D" w:rsidRDefault="00D519BB" w:rsidP="00D519BB">
            <w:pPr>
              <w:jc w:val="center"/>
              <w:rPr>
                <w:color w:val="00586F"/>
              </w:rPr>
            </w:pPr>
            <w:r w:rsidRPr="004F2B3D">
              <w:rPr>
                <w:color w:val="00586F"/>
              </w:rPr>
              <w:t>Người</w:t>
            </w:r>
            <w:r w:rsidRPr="004F2B3D">
              <w:rPr>
                <w:color w:val="00586F"/>
                <w:lang w:val="vi-VN"/>
              </w:rPr>
              <w:t xml:space="preserve"> xem xét</w:t>
            </w:r>
          </w:p>
        </w:tc>
        <w:tc>
          <w:tcPr>
            <w:tcW w:w="1592" w:type="pct"/>
            <w:tcMar>
              <w:top w:w="80" w:type="dxa"/>
              <w:left w:w="100" w:type="dxa"/>
              <w:bottom w:w="80" w:type="dxa"/>
              <w:right w:w="100" w:type="dxa"/>
            </w:tcMar>
            <w:vAlign w:val="center"/>
          </w:tcPr>
          <w:p w14:paraId="2362C0D5" w14:textId="77777777" w:rsidR="00D519BB" w:rsidRPr="004F2B3D" w:rsidRDefault="00D519BB" w:rsidP="00D519BB">
            <w:pPr>
              <w:rPr>
                <w:b/>
                <w:bCs/>
                <w:color w:val="00586F"/>
                <w:lang w:val="vi-VN"/>
              </w:rPr>
            </w:pPr>
            <w:r w:rsidRPr="004F2B3D">
              <w:rPr>
                <w:b/>
                <w:bCs/>
                <w:color w:val="00586F"/>
              </w:rPr>
              <w:t>Lê Văn Tòa</w:t>
            </w:r>
          </w:p>
          <w:p w14:paraId="1E8C606E" w14:textId="77777777" w:rsidR="00D519BB" w:rsidRPr="004F2B3D" w:rsidRDefault="00D519BB" w:rsidP="00D519BB">
            <w:pPr>
              <w:rPr>
                <w:b/>
                <w:bCs/>
                <w:color w:val="00586F"/>
                <w:lang w:val="vi-VN"/>
              </w:rPr>
            </w:pPr>
            <w:r w:rsidRPr="004F2B3D">
              <w:rPr>
                <w:b/>
                <w:bCs/>
                <w:color w:val="00586F"/>
                <w:lang w:val="vi-VN"/>
              </w:rPr>
              <w:t>Giám đốc Kinh doanh</w:t>
            </w:r>
          </w:p>
          <w:p w14:paraId="27C85FBD" w14:textId="72FCBE14" w:rsidR="00D519BB" w:rsidRPr="004F2B3D" w:rsidRDefault="00D519BB" w:rsidP="00D519BB">
            <w:pPr>
              <w:rPr>
                <w:color w:val="00586F"/>
                <w:lang w:val="vi-VN"/>
              </w:rPr>
            </w:pPr>
            <w:r w:rsidRPr="004F2B3D">
              <w:rPr>
                <w:color w:val="00586F"/>
                <w:lang w:val="vi-VN"/>
              </w:rPr>
              <w:t>Trưởng nhóm BPO -</w:t>
            </w:r>
          </w:p>
          <w:p w14:paraId="2817CBBD" w14:textId="1C39EA51" w:rsidR="00D519BB" w:rsidRPr="004F2B3D" w:rsidRDefault="00D519BB" w:rsidP="00D519BB">
            <w:pPr>
              <w:rPr>
                <w:b/>
                <w:color w:val="00586F"/>
                <w:lang w:val="vi-VN"/>
              </w:rPr>
            </w:pPr>
            <w:r w:rsidRPr="004F2B3D">
              <w:rPr>
                <w:color w:val="00586F"/>
                <w:lang w:val="vi-VN"/>
              </w:rPr>
              <w:t xml:space="preserve">Nghiệp vụ </w:t>
            </w:r>
            <w:r w:rsidR="00D06218" w:rsidRPr="004F2B3D">
              <w:rPr>
                <w:color w:val="00586F"/>
                <w:lang w:val="vi-VN"/>
              </w:rPr>
              <w:t>SD</w:t>
            </w:r>
          </w:p>
        </w:tc>
        <w:tc>
          <w:tcPr>
            <w:tcW w:w="1525" w:type="pct"/>
            <w:tcMar>
              <w:top w:w="80" w:type="dxa"/>
              <w:left w:w="100" w:type="dxa"/>
              <w:bottom w:w="80" w:type="dxa"/>
              <w:right w:w="100" w:type="dxa"/>
            </w:tcMar>
            <w:vAlign w:val="center"/>
          </w:tcPr>
          <w:p w14:paraId="33EFCDFA" w14:textId="77777777" w:rsidR="00D519BB" w:rsidRPr="000D2ED8" w:rsidRDefault="00D519BB" w:rsidP="00D519BB">
            <w:pPr>
              <w:jc w:val="center"/>
              <w:rPr>
                <w:color w:val="00586F"/>
                <w:lang w:val="vi-VN"/>
              </w:rPr>
            </w:pPr>
          </w:p>
        </w:tc>
        <w:tc>
          <w:tcPr>
            <w:tcW w:w="899" w:type="pct"/>
            <w:tcMar>
              <w:top w:w="80" w:type="dxa"/>
              <w:left w:w="100" w:type="dxa"/>
              <w:bottom w:w="80" w:type="dxa"/>
              <w:right w:w="100" w:type="dxa"/>
            </w:tcMar>
            <w:vAlign w:val="center"/>
          </w:tcPr>
          <w:p w14:paraId="11BDD221" w14:textId="77777777" w:rsidR="00D519BB" w:rsidRPr="000D2ED8" w:rsidRDefault="00D519BB" w:rsidP="00D519BB">
            <w:pPr>
              <w:jc w:val="center"/>
              <w:rPr>
                <w:color w:val="00586F"/>
                <w:lang w:val="vi-VN"/>
              </w:rPr>
            </w:pPr>
          </w:p>
        </w:tc>
      </w:tr>
      <w:tr w:rsidR="00D519BB" w:rsidRPr="000D2ED8" w14:paraId="04943D9F" w14:textId="77777777" w:rsidTr="00837FA5">
        <w:trPr>
          <w:trHeight w:val="1701"/>
          <w:jc w:val="center"/>
        </w:trPr>
        <w:tc>
          <w:tcPr>
            <w:tcW w:w="985" w:type="pct"/>
            <w:tcMar>
              <w:top w:w="80" w:type="dxa"/>
              <w:left w:w="100" w:type="dxa"/>
              <w:bottom w:w="80" w:type="dxa"/>
              <w:right w:w="100" w:type="dxa"/>
            </w:tcMar>
            <w:vAlign w:val="center"/>
          </w:tcPr>
          <w:p w14:paraId="2DBE32AF" w14:textId="5CF01F5E" w:rsidR="00D519BB" w:rsidRPr="004F2B3D" w:rsidRDefault="00D519BB" w:rsidP="00D519BB">
            <w:pPr>
              <w:jc w:val="center"/>
              <w:rPr>
                <w:color w:val="00586F"/>
              </w:rPr>
            </w:pPr>
            <w:r w:rsidRPr="004F2B3D">
              <w:rPr>
                <w:color w:val="00586F"/>
              </w:rPr>
              <w:t>Người</w:t>
            </w:r>
            <w:r w:rsidRPr="004F2B3D">
              <w:rPr>
                <w:color w:val="00586F"/>
                <w:lang w:val="vi-VN"/>
              </w:rPr>
              <w:t xml:space="preserve"> xem xét</w:t>
            </w:r>
          </w:p>
        </w:tc>
        <w:tc>
          <w:tcPr>
            <w:tcW w:w="1592" w:type="pct"/>
            <w:tcMar>
              <w:top w:w="80" w:type="dxa"/>
              <w:left w:w="100" w:type="dxa"/>
              <w:bottom w:w="80" w:type="dxa"/>
              <w:right w:w="100" w:type="dxa"/>
            </w:tcMar>
            <w:vAlign w:val="center"/>
          </w:tcPr>
          <w:p w14:paraId="4A93AA20" w14:textId="77777777" w:rsidR="00D519BB" w:rsidRPr="004F2B3D" w:rsidRDefault="00D519BB" w:rsidP="00D519BB">
            <w:pPr>
              <w:rPr>
                <w:b/>
                <w:color w:val="00586F"/>
              </w:rPr>
            </w:pPr>
            <w:r w:rsidRPr="004F2B3D">
              <w:rPr>
                <w:b/>
                <w:bCs/>
                <w:color w:val="00586F"/>
              </w:rPr>
              <w:t>Đặng Tấn Dũng</w:t>
            </w:r>
            <w:r w:rsidRPr="004F2B3D">
              <w:rPr>
                <w:b/>
                <w:color w:val="00586F"/>
              </w:rPr>
              <w:t> </w:t>
            </w:r>
          </w:p>
          <w:p w14:paraId="35F6E2BE" w14:textId="1553A866" w:rsidR="00D519BB" w:rsidRPr="004F2B3D" w:rsidRDefault="00D519BB" w:rsidP="00D519BB">
            <w:pPr>
              <w:rPr>
                <w:b/>
                <w:color w:val="00586F"/>
                <w:lang w:val="vi-VN"/>
              </w:rPr>
            </w:pPr>
            <w:r w:rsidRPr="004F2B3D">
              <w:rPr>
                <w:b/>
                <w:color w:val="00586F"/>
              </w:rPr>
              <w:t>Trưởng phòng IT</w:t>
            </w:r>
            <w:r w:rsidRPr="004F2B3D">
              <w:rPr>
                <w:b/>
                <w:color w:val="00586F"/>
                <w:lang w:val="vi-VN"/>
              </w:rPr>
              <w:t xml:space="preserve"> - </w:t>
            </w:r>
          </w:p>
          <w:p w14:paraId="655D7FD6" w14:textId="4708C192" w:rsidR="00D519BB" w:rsidRPr="004F2B3D" w:rsidRDefault="00D519BB" w:rsidP="00D519BB">
            <w:pPr>
              <w:rPr>
                <w:bCs/>
                <w:color w:val="00586F"/>
              </w:rPr>
            </w:pPr>
            <w:r w:rsidRPr="004F2B3D">
              <w:rPr>
                <w:bCs/>
                <w:color w:val="00586F"/>
              </w:rPr>
              <w:t>Quản trị dự án</w:t>
            </w:r>
          </w:p>
        </w:tc>
        <w:tc>
          <w:tcPr>
            <w:tcW w:w="1525" w:type="pct"/>
            <w:tcMar>
              <w:top w:w="80" w:type="dxa"/>
              <w:left w:w="100" w:type="dxa"/>
              <w:bottom w:w="80" w:type="dxa"/>
              <w:right w:w="100" w:type="dxa"/>
            </w:tcMar>
            <w:vAlign w:val="center"/>
          </w:tcPr>
          <w:p w14:paraId="08000813" w14:textId="77777777" w:rsidR="00D519BB" w:rsidRPr="000D2ED8" w:rsidRDefault="00D519BB" w:rsidP="00D519BB">
            <w:pPr>
              <w:jc w:val="center"/>
              <w:rPr>
                <w:color w:val="00586F"/>
              </w:rPr>
            </w:pPr>
          </w:p>
        </w:tc>
        <w:tc>
          <w:tcPr>
            <w:tcW w:w="899" w:type="pct"/>
            <w:tcMar>
              <w:top w:w="80" w:type="dxa"/>
              <w:left w:w="100" w:type="dxa"/>
              <w:bottom w:w="80" w:type="dxa"/>
              <w:right w:w="100" w:type="dxa"/>
            </w:tcMar>
            <w:vAlign w:val="center"/>
          </w:tcPr>
          <w:p w14:paraId="04427522" w14:textId="77777777" w:rsidR="00D519BB" w:rsidRPr="000D2ED8" w:rsidRDefault="00D519BB" w:rsidP="00D519BB">
            <w:pPr>
              <w:jc w:val="center"/>
              <w:rPr>
                <w:color w:val="00586F"/>
              </w:rPr>
            </w:pPr>
          </w:p>
        </w:tc>
      </w:tr>
      <w:tr w:rsidR="00D519BB" w:rsidRPr="000D2ED8" w14:paraId="6B73FFD2" w14:textId="77777777" w:rsidTr="00837FA5">
        <w:trPr>
          <w:trHeight w:val="1701"/>
          <w:jc w:val="center"/>
        </w:trPr>
        <w:tc>
          <w:tcPr>
            <w:tcW w:w="985" w:type="pct"/>
            <w:tcMar>
              <w:top w:w="80" w:type="dxa"/>
              <w:left w:w="100" w:type="dxa"/>
              <w:bottom w:w="80" w:type="dxa"/>
              <w:right w:w="100" w:type="dxa"/>
            </w:tcMar>
            <w:vAlign w:val="center"/>
          </w:tcPr>
          <w:p w14:paraId="314CBC85" w14:textId="0B7DEB7D" w:rsidR="00D519BB" w:rsidRPr="004F2B3D" w:rsidRDefault="00D519BB" w:rsidP="00D519BB">
            <w:pPr>
              <w:jc w:val="center"/>
              <w:rPr>
                <w:color w:val="00586F"/>
              </w:rPr>
            </w:pPr>
            <w:r w:rsidRPr="004F2B3D">
              <w:rPr>
                <w:color w:val="00586F"/>
              </w:rPr>
              <w:t>Người phê duyệt</w:t>
            </w:r>
          </w:p>
        </w:tc>
        <w:tc>
          <w:tcPr>
            <w:tcW w:w="1592" w:type="pct"/>
            <w:tcMar>
              <w:top w:w="80" w:type="dxa"/>
              <w:left w:w="100" w:type="dxa"/>
              <w:bottom w:w="80" w:type="dxa"/>
              <w:right w:w="100" w:type="dxa"/>
            </w:tcMar>
            <w:vAlign w:val="center"/>
          </w:tcPr>
          <w:p w14:paraId="1D082CE1" w14:textId="77777777" w:rsidR="00D519BB" w:rsidRPr="004F2B3D" w:rsidRDefault="00D519BB" w:rsidP="00D519BB">
            <w:pPr>
              <w:rPr>
                <w:b/>
                <w:bCs/>
                <w:color w:val="00586F"/>
                <w:lang w:val="vi-VN"/>
              </w:rPr>
            </w:pPr>
            <w:r w:rsidRPr="004F2B3D">
              <w:rPr>
                <w:b/>
                <w:bCs/>
                <w:color w:val="00586F"/>
              </w:rPr>
              <w:t xml:space="preserve">Nguyễn Ngọc Dũng </w:t>
            </w:r>
          </w:p>
          <w:p w14:paraId="534EF39D" w14:textId="77777777" w:rsidR="00D519BB" w:rsidRPr="004F2B3D" w:rsidRDefault="00D519BB" w:rsidP="00D519BB">
            <w:pPr>
              <w:rPr>
                <w:b/>
                <w:color w:val="00586F"/>
                <w:lang w:val="vi-VN"/>
              </w:rPr>
            </w:pPr>
            <w:r w:rsidRPr="004F2B3D">
              <w:rPr>
                <w:b/>
                <w:color w:val="00586F"/>
              </w:rPr>
              <w:t xml:space="preserve">Phó Tổng giám đốc </w:t>
            </w:r>
          </w:p>
          <w:p w14:paraId="67E910C8" w14:textId="164FD6E6" w:rsidR="00D519BB" w:rsidRPr="004F2B3D" w:rsidRDefault="00D519BB" w:rsidP="00D519BB">
            <w:pPr>
              <w:rPr>
                <w:bCs/>
                <w:color w:val="00586F"/>
                <w:lang w:val="vi-VN"/>
              </w:rPr>
            </w:pPr>
            <w:r w:rsidRPr="004F2B3D">
              <w:rPr>
                <w:color w:val="00586F"/>
                <w:lang w:val="vi-VN"/>
              </w:rPr>
              <w:t>Phó giám đốc dự án</w:t>
            </w:r>
          </w:p>
        </w:tc>
        <w:tc>
          <w:tcPr>
            <w:tcW w:w="1525" w:type="pct"/>
            <w:tcMar>
              <w:top w:w="80" w:type="dxa"/>
              <w:left w:w="100" w:type="dxa"/>
              <w:bottom w:w="80" w:type="dxa"/>
              <w:right w:w="100" w:type="dxa"/>
            </w:tcMar>
            <w:vAlign w:val="center"/>
          </w:tcPr>
          <w:p w14:paraId="6F2E4B33" w14:textId="77777777" w:rsidR="00D519BB" w:rsidRPr="000D2ED8" w:rsidRDefault="00D519BB" w:rsidP="00D519BB">
            <w:pPr>
              <w:jc w:val="center"/>
              <w:rPr>
                <w:color w:val="00586F"/>
                <w:lang w:val="vi-VN"/>
              </w:rPr>
            </w:pPr>
          </w:p>
        </w:tc>
        <w:tc>
          <w:tcPr>
            <w:tcW w:w="899" w:type="pct"/>
            <w:tcMar>
              <w:top w:w="80" w:type="dxa"/>
              <w:left w:w="100" w:type="dxa"/>
              <w:bottom w:w="80" w:type="dxa"/>
              <w:right w:w="100" w:type="dxa"/>
            </w:tcMar>
            <w:vAlign w:val="center"/>
          </w:tcPr>
          <w:p w14:paraId="5E07C741" w14:textId="77777777" w:rsidR="00D519BB" w:rsidRPr="000D2ED8" w:rsidRDefault="00D519BB" w:rsidP="00D519BB">
            <w:pPr>
              <w:jc w:val="center"/>
              <w:rPr>
                <w:color w:val="00586F"/>
                <w:lang w:val="vi-VN"/>
              </w:rPr>
            </w:pPr>
          </w:p>
        </w:tc>
      </w:tr>
      <w:tr w:rsidR="00D519BB" w:rsidRPr="000D2ED8" w14:paraId="42D06E7C" w14:textId="77777777" w:rsidTr="00837FA5">
        <w:trPr>
          <w:trHeight w:val="1701"/>
          <w:jc w:val="center"/>
        </w:trPr>
        <w:tc>
          <w:tcPr>
            <w:tcW w:w="985" w:type="pct"/>
            <w:tcMar>
              <w:top w:w="80" w:type="dxa"/>
              <w:left w:w="100" w:type="dxa"/>
              <w:bottom w:w="80" w:type="dxa"/>
              <w:right w:w="100" w:type="dxa"/>
            </w:tcMar>
            <w:vAlign w:val="center"/>
          </w:tcPr>
          <w:p w14:paraId="602CA21F" w14:textId="53C7F4F5" w:rsidR="00D519BB" w:rsidRPr="004F2B3D" w:rsidRDefault="00D519BB" w:rsidP="00D519BB">
            <w:pPr>
              <w:jc w:val="center"/>
              <w:rPr>
                <w:color w:val="00586F"/>
              </w:rPr>
            </w:pPr>
            <w:r w:rsidRPr="004F2B3D">
              <w:rPr>
                <w:color w:val="00586F"/>
              </w:rPr>
              <w:lastRenderedPageBreak/>
              <w:t>Người phê duyệt</w:t>
            </w:r>
          </w:p>
        </w:tc>
        <w:tc>
          <w:tcPr>
            <w:tcW w:w="1592" w:type="pct"/>
            <w:tcMar>
              <w:top w:w="80" w:type="dxa"/>
              <w:left w:w="100" w:type="dxa"/>
              <w:bottom w:w="80" w:type="dxa"/>
              <w:right w:w="100" w:type="dxa"/>
            </w:tcMar>
            <w:vAlign w:val="center"/>
          </w:tcPr>
          <w:p w14:paraId="08DAF6F5" w14:textId="77777777" w:rsidR="00D519BB" w:rsidRPr="004F2B3D" w:rsidRDefault="00D519BB" w:rsidP="00D519BB">
            <w:pPr>
              <w:rPr>
                <w:b/>
                <w:bCs/>
                <w:color w:val="00586F"/>
                <w:lang w:val="vi-VN"/>
              </w:rPr>
            </w:pPr>
            <w:r w:rsidRPr="004F2B3D">
              <w:rPr>
                <w:b/>
                <w:bCs/>
                <w:color w:val="00586F"/>
              </w:rPr>
              <w:t>Phạm Thị Thanh Hương</w:t>
            </w:r>
          </w:p>
          <w:p w14:paraId="7CC2D681" w14:textId="77777777" w:rsidR="00D519BB" w:rsidRPr="004F2B3D" w:rsidRDefault="00D519BB" w:rsidP="00D519BB">
            <w:pPr>
              <w:rPr>
                <w:b/>
                <w:bCs/>
                <w:color w:val="00586F"/>
                <w:lang w:val="vi-VN"/>
              </w:rPr>
            </w:pPr>
            <w:r w:rsidRPr="004F2B3D">
              <w:rPr>
                <w:b/>
                <w:bCs/>
                <w:color w:val="00586F"/>
                <w:lang w:val="vi-VN"/>
              </w:rPr>
              <w:t xml:space="preserve">Tổng giám đốc </w:t>
            </w:r>
          </w:p>
          <w:p w14:paraId="2B5456C8" w14:textId="2F9831FF" w:rsidR="00D519BB" w:rsidRPr="004F2B3D" w:rsidRDefault="00D519BB" w:rsidP="00D519BB">
            <w:pPr>
              <w:rPr>
                <w:color w:val="00586F"/>
                <w:lang w:val="vi-VN"/>
              </w:rPr>
            </w:pPr>
            <w:r w:rsidRPr="004F2B3D">
              <w:rPr>
                <w:color w:val="00586F"/>
                <w:lang w:val="vi-VN"/>
              </w:rPr>
              <w:t>Giám đốc dự án</w:t>
            </w:r>
          </w:p>
        </w:tc>
        <w:tc>
          <w:tcPr>
            <w:tcW w:w="1525" w:type="pct"/>
            <w:tcMar>
              <w:top w:w="80" w:type="dxa"/>
              <w:left w:w="100" w:type="dxa"/>
              <w:bottom w:w="80" w:type="dxa"/>
              <w:right w:w="100" w:type="dxa"/>
            </w:tcMar>
            <w:vAlign w:val="center"/>
          </w:tcPr>
          <w:p w14:paraId="42B5E1AD" w14:textId="77777777" w:rsidR="00D519BB" w:rsidRPr="000D2ED8" w:rsidRDefault="00D519BB" w:rsidP="00D519BB">
            <w:pPr>
              <w:jc w:val="center"/>
              <w:rPr>
                <w:color w:val="00586F"/>
              </w:rPr>
            </w:pPr>
          </w:p>
        </w:tc>
        <w:tc>
          <w:tcPr>
            <w:tcW w:w="899" w:type="pct"/>
            <w:tcMar>
              <w:top w:w="80" w:type="dxa"/>
              <w:left w:w="100" w:type="dxa"/>
              <w:bottom w:w="80" w:type="dxa"/>
              <w:right w:w="100" w:type="dxa"/>
            </w:tcMar>
            <w:vAlign w:val="center"/>
          </w:tcPr>
          <w:p w14:paraId="569F92D2" w14:textId="77777777" w:rsidR="00D519BB" w:rsidRPr="000D2ED8" w:rsidRDefault="00D519BB" w:rsidP="00D519BB">
            <w:pPr>
              <w:jc w:val="center"/>
              <w:rPr>
                <w:color w:val="00586F"/>
              </w:rPr>
            </w:pPr>
          </w:p>
        </w:tc>
      </w:tr>
    </w:tbl>
    <w:p w14:paraId="460CACF1" w14:textId="559B407D" w:rsidR="00134327" w:rsidRPr="000D2ED8" w:rsidRDefault="00134327">
      <w:pPr>
        <w:spacing w:after="240"/>
        <w:rPr>
          <w:color w:val="00586F"/>
        </w:rPr>
      </w:pPr>
    </w:p>
    <w:p w14:paraId="4005E00A" w14:textId="77777777" w:rsidR="00134327" w:rsidRPr="000D2ED8" w:rsidRDefault="00134327">
      <w:pPr>
        <w:rPr>
          <w:color w:val="00586F"/>
        </w:rPr>
      </w:pPr>
      <w:r w:rsidRPr="000D2ED8">
        <w:rPr>
          <w:color w:val="00586F"/>
        </w:rPr>
        <w:br w:type="page"/>
      </w:r>
    </w:p>
    <w:p w14:paraId="433EA70C" w14:textId="77777777" w:rsidR="007517BA" w:rsidRPr="000D2ED8" w:rsidRDefault="007517BA">
      <w:pPr>
        <w:spacing w:after="240"/>
        <w:rPr>
          <w:color w:val="00586F"/>
        </w:rPr>
      </w:pPr>
    </w:p>
    <w:tbl>
      <w:tblPr>
        <w:tblW w:w="0" w:type="auto"/>
        <w:jc w:val="center"/>
        <w:tblBorders>
          <w:top w:val="single" w:sz="4" w:space="0" w:color="00586F"/>
          <w:left w:val="single" w:sz="4" w:space="0" w:color="00586F"/>
          <w:bottom w:val="single" w:sz="4" w:space="0" w:color="00586F"/>
          <w:right w:val="single" w:sz="4" w:space="0" w:color="00586F"/>
          <w:insideH w:val="single" w:sz="4" w:space="0" w:color="00586F"/>
          <w:insideV w:val="single" w:sz="4" w:space="0" w:color="00586F"/>
        </w:tblBorders>
        <w:tblLook w:val="04A0" w:firstRow="1" w:lastRow="0" w:firstColumn="1" w:lastColumn="0" w:noHBand="0" w:noVBand="1"/>
      </w:tblPr>
      <w:tblGrid>
        <w:gridCol w:w="9322"/>
      </w:tblGrid>
      <w:tr w:rsidR="007517BA" w:rsidRPr="000D2ED8" w14:paraId="2B458BF2" w14:textId="77777777" w:rsidTr="001E28DC">
        <w:trPr>
          <w:jc w:val="center"/>
        </w:trPr>
        <w:tc>
          <w:tcPr>
            <w:tcW w:w="9322" w:type="dxa"/>
            <w:shd w:val="clear" w:color="auto" w:fill="00586F"/>
            <w:tcMar>
              <w:top w:w="80" w:type="dxa"/>
              <w:left w:w="120" w:type="dxa"/>
              <w:bottom w:w="80" w:type="dxa"/>
              <w:right w:w="120" w:type="dxa"/>
            </w:tcMar>
            <w:vAlign w:val="center"/>
          </w:tcPr>
          <w:p w14:paraId="6E50C294" w14:textId="16E5D546" w:rsidR="007517BA" w:rsidRPr="000D2ED8" w:rsidRDefault="00AE3EC0">
            <w:pPr>
              <w:jc w:val="center"/>
              <w:rPr>
                <w:color w:val="00586F"/>
                <w:sz w:val="28"/>
                <w:szCs w:val="28"/>
              </w:rPr>
            </w:pPr>
            <w:r w:rsidRPr="000D2ED8">
              <w:rPr>
                <w:color w:val="00586F"/>
              </w:rPr>
              <w:br w:type="page"/>
            </w:r>
            <w:r w:rsidRPr="000D2ED8">
              <w:rPr>
                <w:b/>
                <w:color w:val="FFFFFF" w:themeColor="background1"/>
                <w:sz w:val="28"/>
                <w:szCs w:val="28"/>
              </w:rPr>
              <w:t>MỤC LỤC</w:t>
            </w:r>
          </w:p>
        </w:tc>
      </w:tr>
    </w:tbl>
    <w:sdt>
      <w:sdtPr>
        <w:rPr>
          <w:b w:val="0"/>
          <w:bCs w:val="0"/>
          <w:color w:val="333333"/>
          <w:sz w:val="22"/>
        </w:rPr>
        <w:id w:val="-361829946"/>
        <w:docPartObj>
          <w:docPartGallery w:val="Table of Contents"/>
          <w:docPartUnique/>
        </w:docPartObj>
      </w:sdtPr>
      <w:sdtEndPr>
        <w:rPr>
          <w:noProof/>
        </w:rPr>
      </w:sdtEndPr>
      <w:sdtContent>
        <w:p w14:paraId="64AA5039" w14:textId="6309BEF5" w:rsidR="00877593" w:rsidRPr="004F2B3D" w:rsidRDefault="00877593" w:rsidP="005B518A">
          <w:pPr>
            <w:pStyle w:val="TOCHeading"/>
            <w:numPr>
              <w:ilvl w:val="0"/>
              <w:numId w:val="0"/>
            </w:numPr>
          </w:pPr>
        </w:p>
        <w:p w14:paraId="4682B758" w14:textId="5F22ADA3" w:rsidR="00134327" w:rsidRPr="004F2B3D" w:rsidRDefault="00A164C5">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r w:rsidRPr="004F2B3D">
            <w:rPr>
              <w:color w:val="00586F"/>
            </w:rPr>
            <w:fldChar w:fldCharType="begin"/>
          </w:r>
          <w:r w:rsidRPr="004F2B3D">
            <w:rPr>
              <w:color w:val="00586F"/>
            </w:rPr>
            <w:instrText xml:space="preserve"> TOC \o "1-3" \h \z \u </w:instrText>
          </w:r>
          <w:r w:rsidRPr="004F2B3D">
            <w:rPr>
              <w:color w:val="00586F"/>
            </w:rPr>
            <w:fldChar w:fldCharType="separate"/>
          </w:r>
          <w:hyperlink w:anchor="_Toc240617581" w:history="1">
            <w:r w:rsidR="00134327" w:rsidRPr="004F2B3D">
              <w:rPr>
                <w:rStyle w:val="Hyperlink"/>
                <w:noProof/>
                <w:color w:val="00586F"/>
              </w:rPr>
              <w:t>1</w:t>
            </w:r>
            <w:r w:rsidR="00134327" w:rsidRPr="004F2B3D">
              <w:rPr>
                <w:rFonts w:asciiTheme="minorHAnsi" w:eastAsiaTheme="minorEastAsia" w:hAnsiTheme="minorHAnsi" w:cstheme="minorBidi"/>
                <w:noProof/>
                <w:color w:val="00586F"/>
                <w:kern w:val="2"/>
                <w:sz w:val="24"/>
                <w:szCs w:val="24"/>
                <w14:ligatures w14:val="standardContextual"/>
              </w:rPr>
              <w:tab/>
            </w:r>
            <w:r w:rsidR="00134327" w:rsidRPr="004F2B3D">
              <w:rPr>
                <w:rStyle w:val="Hyperlink"/>
                <w:noProof/>
                <w:color w:val="00586F"/>
              </w:rPr>
              <w:t>TỔNG QUAN</w:t>
            </w:r>
            <w:r w:rsidR="00134327" w:rsidRPr="004F2B3D">
              <w:rPr>
                <w:noProof/>
                <w:webHidden/>
                <w:color w:val="00586F"/>
              </w:rPr>
              <w:tab/>
            </w:r>
            <w:r w:rsidR="00134327" w:rsidRPr="004F2B3D">
              <w:rPr>
                <w:noProof/>
                <w:webHidden/>
                <w:color w:val="00586F"/>
              </w:rPr>
              <w:fldChar w:fldCharType="begin"/>
            </w:r>
            <w:r w:rsidR="00134327" w:rsidRPr="004F2B3D">
              <w:rPr>
                <w:noProof/>
                <w:webHidden/>
                <w:color w:val="00586F"/>
              </w:rPr>
              <w:instrText xml:space="preserve"> PAGEREF _Toc240617581 \h </w:instrText>
            </w:r>
            <w:r w:rsidR="00134327" w:rsidRPr="004F2B3D">
              <w:rPr>
                <w:noProof/>
                <w:webHidden/>
                <w:color w:val="00586F"/>
              </w:rPr>
            </w:r>
            <w:r w:rsidR="00134327" w:rsidRPr="004F2B3D">
              <w:rPr>
                <w:noProof/>
                <w:webHidden/>
                <w:color w:val="00586F"/>
              </w:rPr>
              <w:fldChar w:fldCharType="separate"/>
            </w:r>
            <w:r w:rsidR="00134327" w:rsidRPr="004F2B3D">
              <w:rPr>
                <w:noProof/>
                <w:webHidden/>
                <w:color w:val="00586F"/>
              </w:rPr>
              <w:t>6</w:t>
            </w:r>
            <w:r w:rsidR="00134327" w:rsidRPr="004F2B3D">
              <w:rPr>
                <w:noProof/>
                <w:webHidden/>
                <w:color w:val="00586F"/>
              </w:rPr>
              <w:fldChar w:fldCharType="end"/>
            </w:r>
          </w:hyperlink>
        </w:p>
        <w:p w14:paraId="1FC07A8C" w14:textId="63917728" w:rsidR="00134327" w:rsidRPr="004F2B3D" w:rsidRDefault="00134327">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2" w:history="1">
            <w:r w:rsidRPr="004F2B3D">
              <w:rPr>
                <w:rStyle w:val="Hyperlink"/>
                <w:noProof/>
                <w:color w:val="00586F"/>
              </w:rPr>
              <w:t>1.1</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Phạm vi tài liệu</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_Toc240617582 \h </w:instrText>
            </w:r>
            <w:r w:rsidRPr="004F2B3D">
              <w:rPr>
                <w:noProof/>
                <w:webHidden/>
                <w:color w:val="00586F"/>
              </w:rPr>
            </w:r>
            <w:r w:rsidRPr="004F2B3D">
              <w:rPr>
                <w:noProof/>
                <w:webHidden/>
                <w:color w:val="00586F"/>
              </w:rPr>
              <w:fldChar w:fldCharType="separate"/>
            </w:r>
            <w:r w:rsidRPr="004F2B3D">
              <w:rPr>
                <w:noProof/>
                <w:webHidden/>
                <w:color w:val="00586F"/>
              </w:rPr>
              <w:t>6</w:t>
            </w:r>
            <w:r w:rsidRPr="004F2B3D">
              <w:rPr>
                <w:noProof/>
                <w:webHidden/>
                <w:color w:val="00586F"/>
              </w:rPr>
              <w:fldChar w:fldCharType="end"/>
            </w:r>
          </w:hyperlink>
        </w:p>
        <w:p w14:paraId="362A080E" w14:textId="18CFCCC8" w:rsidR="00134327" w:rsidRPr="004F2B3D" w:rsidRDefault="00134327">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3" w:history="1">
            <w:r w:rsidRPr="004F2B3D">
              <w:rPr>
                <w:rStyle w:val="Hyperlink"/>
                <w:noProof/>
                <w:color w:val="00586F"/>
              </w:rPr>
              <w:t>1.2</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Thuật ngữ</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_Toc240617583 \h </w:instrText>
            </w:r>
            <w:r w:rsidRPr="004F2B3D">
              <w:rPr>
                <w:noProof/>
                <w:webHidden/>
                <w:color w:val="00586F"/>
              </w:rPr>
            </w:r>
            <w:r w:rsidRPr="004F2B3D">
              <w:rPr>
                <w:noProof/>
                <w:webHidden/>
                <w:color w:val="00586F"/>
              </w:rPr>
              <w:fldChar w:fldCharType="separate"/>
            </w:r>
            <w:r w:rsidRPr="004F2B3D">
              <w:rPr>
                <w:noProof/>
                <w:webHidden/>
                <w:color w:val="00586F"/>
              </w:rPr>
              <w:t>6</w:t>
            </w:r>
            <w:r w:rsidRPr="004F2B3D">
              <w:rPr>
                <w:noProof/>
                <w:webHidden/>
                <w:color w:val="00586F"/>
              </w:rPr>
              <w:fldChar w:fldCharType="end"/>
            </w:r>
          </w:hyperlink>
        </w:p>
        <w:p w14:paraId="0583C799" w14:textId="67E631A2" w:rsidR="00134327" w:rsidRPr="004F2B3D" w:rsidRDefault="00134327">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4" w:history="1">
            <w:r w:rsidRPr="004F2B3D">
              <w:rPr>
                <w:rStyle w:val="Hyperlink"/>
                <w:noProof/>
                <w:color w:val="00586F"/>
              </w:rPr>
              <w:t>2</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THIẾT KẾ BÁO CÁO</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_Toc240617584 \h </w:instrText>
            </w:r>
            <w:r w:rsidRPr="004F2B3D">
              <w:rPr>
                <w:noProof/>
                <w:webHidden/>
                <w:color w:val="00586F"/>
              </w:rPr>
            </w:r>
            <w:r w:rsidRPr="004F2B3D">
              <w:rPr>
                <w:noProof/>
                <w:webHidden/>
                <w:color w:val="00586F"/>
              </w:rPr>
              <w:fldChar w:fldCharType="separate"/>
            </w:r>
            <w:r w:rsidRPr="004F2B3D">
              <w:rPr>
                <w:noProof/>
                <w:webHidden/>
                <w:color w:val="00586F"/>
              </w:rPr>
              <w:t>8</w:t>
            </w:r>
            <w:r w:rsidRPr="004F2B3D">
              <w:rPr>
                <w:noProof/>
                <w:webHidden/>
                <w:color w:val="00586F"/>
              </w:rPr>
              <w:fldChar w:fldCharType="end"/>
            </w:r>
          </w:hyperlink>
        </w:p>
        <w:p w14:paraId="2B8CE923" w14:textId="132484BF" w:rsidR="00134327" w:rsidRPr="004F2B3D" w:rsidRDefault="00134327">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5" w:history="1">
            <w:r w:rsidRPr="004F2B3D">
              <w:rPr>
                <w:rStyle w:val="Hyperlink"/>
                <w:noProof/>
                <w:color w:val="00586F"/>
              </w:rPr>
              <w:t>2.1</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Mô tả chung</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_Toc240617585 \h </w:instrText>
            </w:r>
            <w:r w:rsidRPr="004F2B3D">
              <w:rPr>
                <w:noProof/>
                <w:webHidden/>
                <w:color w:val="00586F"/>
              </w:rPr>
            </w:r>
            <w:r w:rsidRPr="004F2B3D">
              <w:rPr>
                <w:noProof/>
                <w:webHidden/>
                <w:color w:val="00586F"/>
              </w:rPr>
              <w:fldChar w:fldCharType="separate"/>
            </w:r>
            <w:r w:rsidRPr="004F2B3D">
              <w:rPr>
                <w:noProof/>
                <w:webHidden/>
                <w:color w:val="00586F"/>
              </w:rPr>
              <w:t>8</w:t>
            </w:r>
            <w:r w:rsidRPr="004F2B3D">
              <w:rPr>
                <w:noProof/>
                <w:webHidden/>
                <w:color w:val="00586F"/>
              </w:rPr>
              <w:fldChar w:fldCharType="end"/>
            </w:r>
          </w:hyperlink>
        </w:p>
        <w:p w14:paraId="57D8B22A" w14:textId="15EC4D68"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6" w:history="1">
            <w:r w:rsidRPr="004F2B3D">
              <w:rPr>
                <w:rStyle w:val="Hyperlink"/>
                <w:noProof/>
                <w:color w:val="00586F"/>
              </w:rPr>
              <w:t>2.1.1</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Mục đích báo cáo</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_Toc240617586 \h </w:instrText>
            </w:r>
            <w:r w:rsidRPr="004F2B3D">
              <w:rPr>
                <w:noProof/>
                <w:webHidden/>
                <w:color w:val="00586F"/>
              </w:rPr>
            </w:r>
            <w:r w:rsidRPr="004F2B3D">
              <w:rPr>
                <w:noProof/>
                <w:webHidden/>
                <w:color w:val="00586F"/>
              </w:rPr>
              <w:fldChar w:fldCharType="separate"/>
            </w:r>
            <w:r w:rsidRPr="004F2B3D">
              <w:rPr>
                <w:noProof/>
                <w:webHidden/>
                <w:color w:val="00586F"/>
              </w:rPr>
              <w:t>8</w:t>
            </w:r>
            <w:r w:rsidRPr="004F2B3D">
              <w:rPr>
                <w:noProof/>
                <w:webHidden/>
                <w:color w:val="00586F"/>
              </w:rPr>
              <w:fldChar w:fldCharType="end"/>
            </w:r>
          </w:hyperlink>
        </w:p>
        <w:p w14:paraId="2F37D5EB" w14:textId="46F91F9D"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7" w:history="1">
            <w:r w:rsidRPr="004F2B3D">
              <w:rPr>
                <w:rStyle w:val="Hyperlink"/>
                <w:noProof/>
                <w:color w:val="00586F"/>
              </w:rPr>
              <w:t>2.1.2</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Các quy định chung</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_Toc240617587 \h </w:instrText>
            </w:r>
            <w:r w:rsidRPr="004F2B3D">
              <w:rPr>
                <w:noProof/>
                <w:webHidden/>
                <w:color w:val="00586F"/>
              </w:rPr>
            </w:r>
            <w:r w:rsidRPr="004F2B3D">
              <w:rPr>
                <w:noProof/>
                <w:webHidden/>
                <w:color w:val="00586F"/>
              </w:rPr>
              <w:fldChar w:fldCharType="separate"/>
            </w:r>
            <w:r w:rsidRPr="004F2B3D">
              <w:rPr>
                <w:noProof/>
                <w:webHidden/>
                <w:color w:val="00586F"/>
              </w:rPr>
              <w:t>8</w:t>
            </w:r>
            <w:r w:rsidRPr="004F2B3D">
              <w:rPr>
                <w:noProof/>
                <w:webHidden/>
                <w:color w:val="00586F"/>
              </w:rPr>
              <w:fldChar w:fldCharType="end"/>
            </w:r>
          </w:hyperlink>
        </w:p>
        <w:p w14:paraId="0C1657FD" w14:textId="2238F009" w:rsidR="00134327" w:rsidRPr="004F2B3D" w:rsidRDefault="00134327">
          <w:pPr>
            <w:pStyle w:val="TOC2"/>
            <w:tabs>
              <w:tab w:val="left" w:pos="96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8" w:history="1">
            <w:r w:rsidRPr="004F2B3D">
              <w:rPr>
                <w:rStyle w:val="Hyperlink"/>
                <w:noProof/>
                <w:color w:val="00586F"/>
              </w:rPr>
              <w:t>2.2</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Yêu cầu nghiệp vụ chi tiết</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_Toc240617588 \h </w:instrText>
            </w:r>
            <w:r w:rsidRPr="004F2B3D">
              <w:rPr>
                <w:noProof/>
                <w:webHidden/>
                <w:color w:val="00586F"/>
              </w:rPr>
            </w:r>
            <w:r w:rsidRPr="004F2B3D">
              <w:rPr>
                <w:noProof/>
                <w:webHidden/>
                <w:color w:val="00586F"/>
              </w:rPr>
              <w:fldChar w:fldCharType="separate"/>
            </w:r>
            <w:r w:rsidRPr="004F2B3D">
              <w:rPr>
                <w:noProof/>
                <w:webHidden/>
                <w:color w:val="00586F"/>
              </w:rPr>
              <w:t>9</w:t>
            </w:r>
            <w:r w:rsidRPr="004F2B3D">
              <w:rPr>
                <w:noProof/>
                <w:webHidden/>
                <w:color w:val="00586F"/>
              </w:rPr>
              <w:fldChar w:fldCharType="end"/>
            </w:r>
          </w:hyperlink>
        </w:p>
        <w:p w14:paraId="503A408D" w14:textId="7E602C80"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89" w:history="1">
            <w:r w:rsidRPr="004F2B3D">
              <w:rPr>
                <w:rStyle w:val="Hyperlink"/>
                <w:noProof/>
                <w:color w:val="00586F"/>
              </w:rPr>
              <w:t>2.2.1</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Mô tả tham số</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_Toc240617589 \h </w:instrText>
            </w:r>
            <w:r w:rsidRPr="004F2B3D">
              <w:rPr>
                <w:noProof/>
                <w:webHidden/>
                <w:color w:val="00586F"/>
              </w:rPr>
            </w:r>
            <w:r w:rsidRPr="004F2B3D">
              <w:rPr>
                <w:noProof/>
                <w:webHidden/>
                <w:color w:val="00586F"/>
              </w:rPr>
              <w:fldChar w:fldCharType="separate"/>
            </w:r>
            <w:r w:rsidRPr="004F2B3D">
              <w:rPr>
                <w:noProof/>
                <w:webHidden/>
                <w:color w:val="00586F"/>
              </w:rPr>
              <w:t>10</w:t>
            </w:r>
            <w:r w:rsidRPr="004F2B3D">
              <w:rPr>
                <w:noProof/>
                <w:webHidden/>
                <w:color w:val="00586F"/>
              </w:rPr>
              <w:fldChar w:fldCharType="end"/>
            </w:r>
          </w:hyperlink>
        </w:p>
        <w:p w14:paraId="65CB518A" w14:textId="4C0F7D1A"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90" w:history="1">
            <w:r w:rsidRPr="004F2B3D">
              <w:rPr>
                <w:rStyle w:val="Hyperlink"/>
                <w:noProof/>
                <w:color w:val="00586F"/>
              </w:rPr>
              <w:t>2.2.2</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Mẫu báo cáo/ chứng từ</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_Toc240617590 \h </w:instrText>
            </w:r>
            <w:r w:rsidRPr="004F2B3D">
              <w:rPr>
                <w:noProof/>
                <w:webHidden/>
                <w:color w:val="00586F"/>
              </w:rPr>
            </w:r>
            <w:r w:rsidRPr="004F2B3D">
              <w:rPr>
                <w:noProof/>
                <w:webHidden/>
                <w:color w:val="00586F"/>
              </w:rPr>
              <w:fldChar w:fldCharType="separate"/>
            </w:r>
            <w:r w:rsidRPr="004F2B3D">
              <w:rPr>
                <w:noProof/>
                <w:webHidden/>
                <w:color w:val="00586F"/>
              </w:rPr>
              <w:t>12</w:t>
            </w:r>
            <w:r w:rsidRPr="004F2B3D">
              <w:rPr>
                <w:noProof/>
                <w:webHidden/>
                <w:color w:val="00586F"/>
              </w:rPr>
              <w:fldChar w:fldCharType="end"/>
            </w:r>
          </w:hyperlink>
        </w:p>
        <w:p w14:paraId="4403FFB0" w14:textId="561BF426"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91" w:history="1">
            <w:r w:rsidRPr="004F2B3D">
              <w:rPr>
                <w:rStyle w:val="Hyperlink"/>
                <w:noProof/>
                <w:color w:val="00586F"/>
              </w:rPr>
              <w:t>2.2.3</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Mô tả các trường trên báo cáo</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_Toc240617591 \h </w:instrText>
            </w:r>
            <w:r w:rsidRPr="004F2B3D">
              <w:rPr>
                <w:noProof/>
                <w:webHidden/>
                <w:color w:val="00586F"/>
              </w:rPr>
            </w:r>
            <w:r w:rsidRPr="004F2B3D">
              <w:rPr>
                <w:noProof/>
                <w:webHidden/>
                <w:color w:val="00586F"/>
              </w:rPr>
              <w:fldChar w:fldCharType="separate"/>
            </w:r>
            <w:r w:rsidRPr="004F2B3D">
              <w:rPr>
                <w:noProof/>
                <w:webHidden/>
                <w:color w:val="00586F"/>
              </w:rPr>
              <w:t>13</w:t>
            </w:r>
            <w:r w:rsidRPr="004F2B3D">
              <w:rPr>
                <w:noProof/>
                <w:webHidden/>
                <w:color w:val="00586F"/>
              </w:rPr>
              <w:fldChar w:fldCharType="end"/>
            </w:r>
          </w:hyperlink>
        </w:p>
        <w:p w14:paraId="6874D3A2" w14:textId="7E18ED69" w:rsidR="00134327" w:rsidRPr="004F2B3D" w:rsidRDefault="00134327">
          <w:pPr>
            <w:pStyle w:val="TOC3"/>
            <w:tabs>
              <w:tab w:val="left" w:pos="120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92" w:history="1">
            <w:r w:rsidRPr="004F2B3D">
              <w:rPr>
                <w:rStyle w:val="Hyperlink"/>
                <w:noProof/>
                <w:color w:val="00586F"/>
              </w:rPr>
              <w:t>2.2.4</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Những yêu cầu khác</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_Toc240617592 \h </w:instrText>
            </w:r>
            <w:r w:rsidRPr="004F2B3D">
              <w:rPr>
                <w:noProof/>
                <w:webHidden/>
                <w:color w:val="00586F"/>
              </w:rPr>
            </w:r>
            <w:r w:rsidRPr="004F2B3D">
              <w:rPr>
                <w:noProof/>
                <w:webHidden/>
                <w:color w:val="00586F"/>
              </w:rPr>
              <w:fldChar w:fldCharType="separate"/>
            </w:r>
            <w:r w:rsidRPr="004F2B3D">
              <w:rPr>
                <w:noProof/>
                <w:webHidden/>
                <w:color w:val="00586F"/>
              </w:rPr>
              <w:t>23</w:t>
            </w:r>
            <w:r w:rsidRPr="004F2B3D">
              <w:rPr>
                <w:noProof/>
                <w:webHidden/>
                <w:color w:val="00586F"/>
              </w:rPr>
              <w:fldChar w:fldCharType="end"/>
            </w:r>
          </w:hyperlink>
        </w:p>
        <w:p w14:paraId="64E7DFBE" w14:textId="7245BCF0" w:rsidR="00134327" w:rsidRPr="004F2B3D" w:rsidRDefault="00134327">
          <w:pPr>
            <w:pStyle w:val="TOC1"/>
            <w:tabs>
              <w:tab w:val="left" w:pos="440"/>
              <w:tab w:val="right" w:leader="dot" w:pos="9322"/>
            </w:tabs>
            <w:rPr>
              <w:rFonts w:asciiTheme="minorHAnsi" w:eastAsiaTheme="minorEastAsia" w:hAnsiTheme="minorHAnsi" w:cstheme="minorBidi"/>
              <w:noProof/>
              <w:color w:val="00586F"/>
              <w:kern w:val="2"/>
              <w:sz w:val="24"/>
              <w:szCs w:val="24"/>
              <w14:ligatures w14:val="standardContextual"/>
            </w:rPr>
          </w:pPr>
          <w:hyperlink w:anchor="_Toc240617593" w:history="1">
            <w:r w:rsidRPr="004F2B3D">
              <w:rPr>
                <w:rStyle w:val="Hyperlink"/>
                <w:noProof/>
                <w:color w:val="00586F"/>
              </w:rPr>
              <w:t>3</w:t>
            </w:r>
            <w:r w:rsidRPr="004F2B3D">
              <w:rPr>
                <w:rFonts w:asciiTheme="minorHAnsi" w:eastAsiaTheme="minorEastAsia" w:hAnsiTheme="minorHAnsi" w:cstheme="minorBidi"/>
                <w:noProof/>
                <w:color w:val="00586F"/>
                <w:kern w:val="2"/>
                <w:sz w:val="24"/>
                <w:szCs w:val="24"/>
                <w14:ligatures w14:val="standardContextual"/>
              </w:rPr>
              <w:tab/>
            </w:r>
            <w:r w:rsidRPr="004F2B3D">
              <w:rPr>
                <w:rStyle w:val="Hyperlink"/>
                <w:noProof/>
                <w:color w:val="00586F"/>
              </w:rPr>
              <w:t>CÁC TÀI LIỆU THAM KHẢO</w:t>
            </w:r>
            <w:r w:rsidRPr="004F2B3D">
              <w:rPr>
                <w:noProof/>
                <w:webHidden/>
                <w:color w:val="00586F"/>
              </w:rPr>
              <w:tab/>
            </w:r>
            <w:r w:rsidRPr="004F2B3D">
              <w:rPr>
                <w:noProof/>
                <w:webHidden/>
                <w:color w:val="00586F"/>
              </w:rPr>
              <w:fldChar w:fldCharType="begin"/>
            </w:r>
            <w:r w:rsidRPr="004F2B3D">
              <w:rPr>
                <w:noProof/>
                <w:webHidden/>
                <w:color w:val="00586F"/>
              </w:rPr>
              <w:instrText xml:space="preserve"> PAGEREF _Toc240617593 \h </w:instrText>
            </w:r>
            <w:r w:rsidRPr="004F2B3D">
              <w:rPr>
                <w:noProof/>
                <w:webHidden/>
                <w:color w:val="00586F"/>
              </w:rPr>
            </w:r>
            <w:r w:rsidRPr="004F2B3D">
              <w:rPr>
                <w:noProof/>
                <w:webHidden/>
                <w:color w:val="00586F"/>
              </w:rPr>
              <w:fldChar w:fldCharType="separate"/>
            </w:r>
            <w:r w:rsidRPr="004F2B3D">
              <w:rPr>
                <w:noProof/>
                <w:webHidden/>
                <w:color w:val="00586F"/>
              </w:rPr>
              <w:t>24</w:t>
            </w:r>
            <w:r w:rsidRPr="004F2B3D">
              <w:rPr>
                <w:noProof/>
                <w:webHidden/>
                <w:color w:val="00586F"/>
              </w:rPr>
              <w:fldChar w:fldCharType="end"/>
            </w:r>
          </w:hyperlink>
        </w:p>
        <w:p w14:paraId="74D47A63" w14:textId="2E7F5976" w:rsidR="00A164C5" w:rsidRPr="004F2B3D" w:rsidRDefault="00A164C5">
          <w:pPr>
            <w:rPr>
              <w:color w:val="00586F"/>
            </w:rPr>
          </w:pPr>
          <w:r w:rsidRPr="004F2B3D">
            <w:rPr>
              <w:b/>
              <w:bCs/>
              <w:noProof/>
              <w:color w:val="00586F"/>
            </w:rPr>
            <w:fldChar w:fldCharType="end"/>
          </w:r>
        </w:p>
      </w:sdtContent>
    </w:sdt>
    <w:p w14:paraId="26169736" w14:textId="629412F7" w:rsidR="007517BA" w:rsidRPr="000D2ED8" w:rsidRDefault="007517BA">
      <w:pPr>
        <w:spacing w:before="120"/>
        <w:rPr>
          <w:color w:val="00586F"/>
        </w:rPr>
      </w:pPr>
    </w:p>
    <w:p w14:paraId="6E87D95C" w14:textId="77777777" w:rsidR="00D66220" w:rsidRPr="000D2ED8" w:rsidRDefault="00D66220" w:rsidP="0061202C">
      <w:pPr>
        <w:rPr>
          <w:color w:val="00586F"/>
        </w:rPr>
      </w:pPr>
    </w:p>
    <w:p w14:paraId="11A1FD55" w14:textId="77777777" w:rsidR="0061202C" w:rsidRPr="000D2ED8" w:rsidRDefault="0061202C" w:rsidP="0061202C">
      <w:pPr>
        <w:rPr>
          <w:color w:val="00586F"/>
        </w:rPr>
      </w:pPr>
    </w:p>
    <w:p w14:paraId="70CABD5E" w14:textId="77777777" w:rsidR="0061202C" w:rsidRPr="000D2ED8" w:rsidRDefault="0061202C" w:rsidP="0061202C">
      <w:pPr>
        <w:rPr>
          <w:color w:val="00586F"/>
        </w:rPr>
      </w:pPr>
    </w:p>
    <w:p w14:paraId="39BE87ED" w14:textId="77777777" w:rsidR="0061202C" w:rsidRPr="000D2ED8" w:rsidRDefault="0061202C" w:rsidP="0061202C">
      <w:pPr>
        <w:rPr>
          <w:color w:val="00586F"/>
        </w:rPr>
      </w:pPr>
    </w:p>
    <w:p w14:paraId="072F30D0" w14:textId="77777777" w:rsidR="00143DF4" w:rsidRPr="000D2ED8" w:rsidRDefault="00143DF4" w:rsidP="0061202C">
      <w:pPr>
        <w:rPr>
          <w:color w:val="00586F"/>
        </w:rPr>
      </w:pPr>
    </w:p>
    <w:p w14:paraId="646A8E4E" w14:textId="7D1A601F" w:rsidR="00143DF4" w:rsidRPr="000D2ED8" w:rsidRDefault="00143DF4" w:rsidP="0061202C">
      <w:pPr>
        <w:rPr>
          <w:color w:val="00586F"/>
        </w:rPr>
      </w:pPr>
      <w:r w:rsidRPr="000D2ED8">
        <w:rPr>
          <w:color w:val="00586F"/>
        </w:rPr>
        <w:br w:type="page"/>
      </w:r>
    </w:p>
    <w:p w14:paraId="369FF50A" w14:textId="77777777" w:rsidR="0021541C" w:rsidRPr="004F2B3D" w:rsidRDefault="0021541C" w:rsidP="0021541C">
      <w:pPr>
        <w:pStyle w:val="Heading1"/>
      </w:pPr>
      <w:bookmarkStart w:id="0" w:name="_Toc957305359"/>
      <w:r w:rsidRPr="004F2B3D">
        <w:lastRenderedPageBreak/>
        <w:t>TỔNG QUAN</w:t>
      </w:r>
      <w:bookmarkEnd w:id="0"/>
    </w:p>
    <w:p w14:paraId="31885DB2" w14:textId="77777777" w:rsidR="0021541C" w:rsidRPr="004F2B3D" w:rsidRDefault="0021541C" w:rsidP="0021541C">
      <w:pPr>
        <w:pStyle w:val="Heading2"/>
        <w:rPr>
          <w:rFonts w:hint="eastAsia"/>
        </w:rPr>
      </w:pPr>
      <w:bookmarkStart w:id="1" w:name="_Toc1842535430"/>
      <w:r w:rsidRPr="004F2B3D">
        <w:t>Phạm vi tài liệu</w:t>
      </w:r>
      <w:bookmarkEnd w:id="1"/>
    </w:p>
    <w:p w14:paraId="577F4011" w14:textId="77777777" w:rsidR="0021541C" w:rsidRPr="000D2ED8" w:rsidRDefault="0021541C" w:rsidP="0021541C">
      <w:pPr>
        <w:rPr>
          <w:color w:val="00586F"/>
        </w:rPr>
      </w:pPr>
      <w:r w:rsidRPr="000D2ED8">
        <w:rPr>
          <w:color w:val="00586F"/>
        </w:rPr>
        <w:t>Tài liệu này mô tả chi tiết thiết kế biểu mẫu ZRSD08 - Bảng kê bán lẻ hàng hoá dịch vụ, in kèm hoá đơn giá trị gia tăng của hoạt động bán lẻ tại nhà thuốc, do Citek phát triển trên hệ thống SAP S/4HANA. Tài liệu này được xây dựng và xem xét bởi đội nghiệp vụ và những người sử dụng đại diện liên quan.</w:t>
      </w:r>
    </w:p>
    <w:p w14:paraId="47C9B42D" w14:textId="77777777" w:rsidR="0021541C" w:rsidRPr="000D2ED8" w:rsidRDefault="0021541C" w:rsidP="0021541C">
      <w:pPr>
        <w:rPr>
          <w:color w:val="00586F"/>
        </w:rPr>
      </w:pPr>
      <w:r w:rsidRPr="000D2ED8">
        <w:rPr>
          <w:color w:val="00586F"/>
        </w:rPr>
        <w:t>Tài liệu này cũng là tài liệu thiết kế dành cho đội lập trình của Citek.</w:t>
      </w:r>
    </w:p>
    <w:p w14:paraId="201200AF" w14:textId="77777777" w:rsidR="0021541C" w:rsidRPr="000D2ED8" w:rsidRDefault="0021541C" w:rsidP="0021541C">
      <w:pPr>
        <w:rPr>
          <w:color w:val="00586F"/>
        </w:rPr>
      </w:pPr>
      <w:r w:rsidRPr="000D2ED8">
        <w:rPr>
          <w:color w:val="00586F"/>
        </w:rPr>
        <w:t>Nội dung bôi vàng là điểm cần Bidiphar xác nhận trước khi lập trình.</w:t>
      </w:r>
    </w:p>
    <w:p w14:paraId="6DB10759" w14:textId="77777777" w:rsidR="0021541C" w:rsidRPr="004F2B3D" w:rsidRDefault="0021541C" w:rsidP="0021541C">
      <w:pPr>
        <w:pStyle w:val="Heading2"/>
        <w:rPr>
          <w:rFonts w:hint="eastAsia"/>
        </w:rPr>
      </w:pPr>
      <w:bookmarkStart w:id="2" w:name="_Toc2117813824"/>
      <w:r w:rsidRPr="004F2B3D">
        <w:t>Thuật ngữ</w:t>
      </w:r>
      <w:bookmarkEnd w:id="2"/>
    </w:p>
    <w:tbl>
      <w:tblPr>
        <w:tblW w:w="9963"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2480"/>
        <w:gridCol w:w="6746"/>
      </w:tblGrid>
      <w:tr w:rsidR="0021541C" w:rsidRPr="000D2ED8" w14:paraId="4213C5B8" w14:textId="77777777" w:rsidTr="002425B0">
        <w:trPr>
          <w:cantSplit/>
          <w:trHeight w:val="454"/>
          <w:tblHeader/>
          <w:jc w:val="center"/>
        </w:trPr>
        <w:tc>
          <w:tcPr>
            <w:tcW w:w="737" w:type="dxa"/>
            <w:shd w:val="clear" w:color="auto" w:fill="00586F"/>
            <w:vAlign w:val="center"/>
          </w:tcPr>
          <w:p w14:paraId="3B73D000" w14:textId="77777777" w:rsidR="0021541C" w:rsidRPr="000D2ED8" w:rsidRDefault="0021541C" w:rsidP="00665ABD">
            <w:pPr>
              <w:spacing w:after="20"/>
              <w:jc w:val="center"/>
              <w:rPr>
                <w:color w:val="FFFFFF" w:themeColor="background1"/>
              </w:rPr>
            </w:pPr>
            <w:r w:rsidRPr="000D2ED8">
              <w:rPr>
                <w:b/>
                <w:color w:val="FFFFFF" w:themeColor="background1"/>
              </w:rPr>
              <w:t>STT</w:t>
            </w:r>
          </w:p>
        </w:tc>
        <w:tc>
          <w:tcPr>
            <w:tcW w:w="2480" w:type="dxa"/>
            <w:shd w:val="clear" w:color="auto" w:fill="00586F"/>
            <w:vAlign w:val="center"/>
          </w:tcPr>
          <w:p w14:paraId="64FF74C7" w14:textId="77777777" w:rsidR="0021541C" w:rsidRPr="000D2ED8" w:rsidRDefault="0021541C" w:rsidP="00665ABD">
            <w:pPr>
              <w:spacing w:after="20"/>
              <w:jc w:val="center"/>
              <w:rPr>
                <w:color w:val="FFFFFF" w:themeColor="background1"/>
              </w:rPr>
            </w:pPr>
            <w:r w:rsidRPr="000D2ED8">
              <w:rPr>
                <w:b/>
                <w:color w:val="FFFFFF" w:themeColor="background1"/>
              </w:rPr>
              <w:t>Thuật ngữ</w:t>
            </w:r>
          </w:p>
        </w:tc>
        <w:tc>
          <w:tcPr>
            <w:tcW w:w="6746" w:type="dxa"/>
            <w:shd w:val="clear" w:color="auto" w:fill="00586F"/>
            <w:vAlign w:val="center"/>
          </w:tcPr>
          <w:p w14:paraId="372FDBE6" w14:textId="77777777" w:rsidR="0021541C" w:rsidRPr="000D2ED8" w:rsidRDefault="0021541C" w:rsidP="00665ABD">
            <w:pPr>
              <w:spacing w:after="20"/>
              <w:jc w:val="center"/>
              <w:rPr>
                <w:color w:val="FFFFFF" w:themeColor="background1"/>
              </w:rPr>
            </w:pPr>
            <w:r w:rsidRPr="000D2ED8">
              <w:rPr>
                <w:b/>
                <w:color w:val="FFFFFF" w:themeColor="background1"/>
              </w:rPr>
              <w:t>Định nghĩa</w:t>
            </w:r>
          </w:p>
        </w:tc>
      </w:tr>
      <w:tr w:rsidR="0021541C" w:rsidRPr="000D2ED8" w14:paraId="114BA4CC" w14:textId="77777777" w:rsidTr="002425B0">
        <w:trPr>
          <w:cantSplit/>
          <w:trHeight w:val="454"/>
          <w:jc w:val="center"/>
        </w:trPr>
        <w:tc>
          <w:tcPr>
            <w:tcW w:w="737" w:type="dxa"/>
            <w:vAlign w:val="center"/>
          </w:tcPr>
          <w:p w14:paraId="0B950268"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6E8A0C19" w14:textId="77777777" w:rsidR="0021541C" w:rsidRPr="000D2ED8" w:rsidRDefault="0021541C" w:rsidP="00665ABD">
            <w:pPr>
              <w:spacing w:after="20"/>
              <w:rPr>
                <w:color w:val="00586F"/>
              </w:rPr>
            </w:pPr>
            <w:r w:rsidRPr="000D2ED8">
              <w:rPr>
                <w:color w:val="00586F"/>
              </w:rPr>
              <w:t>SD</w:t>
            </w:r>
          </w:p>
        </w:tc>
        <w:tc>
          <w:tcPr>
            <w:tcW w:w="6746" w:type="dxa"/>
            <w:vAlign w:val="center"/>
          </w:tcPr>
          <w:p w14:paraId="40FEFD63" w14:textId="77777777" w:rsidR="0021541C" w:rsidRPr="000D2ED8" w:rsidRDefault="0021541C" w:rsidP="00665ABD">
            <w:pPr>
              <w:spacing w:after="20"/>
              <w:rPr>
                <w:color w:val="00586F"/>
              </w:rPr>
            </w:pPr>
            <w:r w:rsidRPr="000D2ED8">
              <w:rPr>
                <w:color w:val="00586F"/>
              </w:rPr>
              <w:t>Sales and Distribution: phân hệ quản trị bán hàng và phân phối</w:t>
            </w:r>
          </w:p>
        </w:tc>
      </w:tr>
      <w:tr w:rsidR="0021541C" w:rsidRPr="000D2ED8" w14:paraId="1ECD8BEB" w14:textId="77777777" w:rsidTr="002425B0">
        <w:trPr>
          <w:cantSplit/>
          <w:trHeight w:val="454"/>
          <w:jc w:val="center"/>
        </w:trPr>
        <w:tc>
          <w:tcPr>
            <w:tcW w:w="737" w:type="dxa"/>
            <w:vAlign w:val="center"/>
          </w:tcPr>
          <w:p w14:paraId="1DFDD3D1"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2DB3CB20" w14:textId="77777777" w:rsidR="0021541C" w:rsidRPr="000D2ED8" w:rsidRDefault="0021541C" w:rsidP="00665ABD">
            <w:pPr>
              <w:spacing w:after="20"/>
              <w:rPr>
                <w:color w:val="00586F"/>
              </w:rPr>
            </w:pPr>
            <w:r w:rsidRPr="000D2ED8">
              <w:rPr>
                <w:color w:val="00586F"/>
              </w:rPr>
              <w:t>Billing Document</w:t>
            </w:r>
          </w:p>
        </w:tc>
        <w:tc>
          <w:tcPr>
            <w:tcW w:w="6746" w:type="dxa"/>
            <w:vAlign w:val="center"/>
          </w:tcPr>
          <w:p w14:paraId="65844810" w14:textId="77777777" w:rsidR="0021541C" w:rsidRPr="000D2ED8" w:rsidRDefault="0021541C" w:rsidP="00665ABD">
            <w:pPr>
              <w:spacing w:after="20"/>
              <w:rPr>
                <w:color w:val="00586F"/>
              </w:rPr>
            </w:pPr>
            <w:r w:rsidRPr="000D2ED8">
              <w:rPr>
                <w:color w:val="00586F"/>
              </w:rPr>
              <w:t>Hoá đơn bán hàng trên SAP, xem tại [Tcode] VF03</w:t>
            </w:r>
          </w:p>
        </w:tc>
      </w:tr>
      <w:tr w:rsidR="0021541C" w:rsidRPr="000D2ED8" w14:paraId="63314DA1" w14:textId="77777777" w:rsidTr="002425B0">
        <w:trPr>
          <w:cantSplit/>
          <w:trHeight w:val="454"/>
          <w:jc w:val="center"/>
        </w:trPr>
        <w:tc>
          <w:tcPr>
            <w:tcW w:w="737" w:type="dxa"/>
            <w:vAlign w:val="center"/>
          </w:tcPr>
          <w:p w14:paraId="4E7D84BF"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405A6D14" w14:textId="77777777" w:rsidR="0021541C" w:rsidRPr="000D2ED8" w:rsidRDefault="0021541C" w:rsidP="00665ABD">
            <w:pPr>
              <w:spacing w:after="20"/>
              <w:rPr>
                <w:color w:val="00586F"/>
              </w:rPr>
            </w:pPr>
            <w:r w:rsidRPr="000D2ED8">
              <w:rPr>
                <w:color w:val="00586F"/>
              </w:rPr>
              <w:t>Billing Type</w:t>
            </w:r>
          </w:p>
        </w:tc>
        <w:tc>
          <w:tcPr>
            <w:tcW w:w="6746" w:type="dxa"/>
            <w:vAlign w:val="center"/>
          </w:tcPr>
          <w:p w14:paraId="68175C00" w14:textId="77777777" w:rsidR="0021541C" w:rsidRPr="000D2ED8" w:rsidRDefault="0021541C" w:rsidP="00665ABD">
            <w:pPr>
              <w:spacing w:after="20"/>
              <w:rPr>
                <w:color w:val="00586F"/>
              </w:rPr>
            </w:pPr>
            <w:r w:rsidRPr="000D2ED8">
              <w:rPr>
                <w:color w:val="00586F"/>
              </w:rPr>
              <w:t>Loại hoá đơn, quyết định nghiệp vụ và cách xác định giá của hoá đơn</w:t>
            </w:r>
          </w:p>
        </w:tc>
      </w:tr>
      <w:tr w:rsidR="0021541C" w:rsidRPr="000D2ED8" w14:paraId="6E623278" w14:textId="77777777" w:rsidTr="002425B0">
        <w:trPr>
          <w:cantSplit/>
          <w:trHeight w:val="454"/>
          <w:jc w:val="center"/>
        </w:trPr>
        <w:tc>
          <w:tcPr>
            <w:tcW w:w="737" w:type="dxa"/>
            <w:vAlign w:val="center"/>
          </w:tcPr>
          <w:p w14:paraId="757C0D53"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33182250" w14:textId="77777777" w:rsidR="0021541C" w:rsidRPr="000D2ED8" w:rsidRDefault="0021541C" w:rsidP="00665ABD">
            <w:pPr>
              <w:spacing w:after="20"/>
              <w:rPr>
                <w:color w:val="00586F"/>
              </w:rPr>
            </w:pPr>
            <w:r w:rsidRPr="000D2ED8">
              <w:rPr>
                <w:color w:val="00586F"/>
              </w:rPr>
              <w:t>Billing Item</w:t>
            </w:r>
          </w:p>
        </w:tc>
        <w:tc>
          <w:tcPr>
            <w:tcW w:w="6746" w:type="dxa"/>
            <w:vAlign w:val="center"/>
          </w:tcPr>
          <w:p w14:paraId="3FE925F6" w14:textId="77777777" w:rsidR="0021541C" w:rsidRPr="000D2ED8" w:rsidRDefault="0021541C" w:rsidP="00665ABD">
            <w:pPr>
              <w:spacing w:after="20"/>
              <w:rPr>
                <w:color w:val="00586F"/>
              </w:rPr>
            </w:pPr>
            <w:r w:rsidRPr="000D2ED8">
              <w:rPr>
                <w:color w:val="00586F"/>
              </w:rPr>
              <w:t>Dòng hàng của hoá đơn, mỗi dòng ứng với một mã hàng và một lô hàng</w:t>
            </w:r>
          </w:p>
        </w:tc>
      </w:tr>
      <w:tr w:rsidR="0021541C" w:rsidRPr="000D2ED8" w14:paraId="501E2069" w14:textId="77777777" w:rsidTr="002425B0">
        <w:trPr>
          <w:cantSplit/>
          <w:trHeight w:val="454"/>
          <w:jc w:val="center"/>
        </w:trPr>
        <w:tc>
          <w:tcPr>
            <w:tcW w:w="737" w:type="dxa"/>
            <w:vAlign w:val="center"/>
          </w:tcPr>
          <w:p w14:paraId="48371935"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04CEEA96" w14:textId="77777777" w:rsidR="0021541C" w:rsidRPr="000D2ED8" w:rsidRDefault="0021541C" w:rsidP="00665ABD">
            <w:pPr>
              <w:spacing w:after="20"/>
              <w:rPr>
                <w:color w:val="00586F"/>
              </w:rPr>
            </w:pPr>
            <w:r w:rsidRPr="000D2ED8">
              <w:rPr>
                <w:color w:val="00586F"/>
              </w:rPr>
              <w:t>Payer</w:t>
            </w:r>
          </w:p>
        </w:tc>
        <w:tc>
          <w:tcPr>
            <w:tcW w:w="6746" w:type="dxa"/>
            <w:vAlign w:val="center"/>
          </w:tcPr>
          <w:p w14:paraId="110A384A" w14:textId="77777777" w:rsidR="0021541C" w:rsidRPr="000D2ED8" w:rsidRDefault="0021541C" w:rsidP="00665ABD">
            <w:pPr>
              <w:spacing w:after="20"/>
              <w:rPr>
                <w:color w:val="00586F"/>
              </w:rPr>
            </w:pPr>
            <w:r w:rsidRPr="000D2ED8">
              <w:rPr>
                <w:color w:val="00586F"/>
              </w:rPr>
              <w:t>Đối tác thanh toán, mã vai trò RG trên hoá đơn</w:t>
            </w:r>
          </w:p>
        </w:tc>
      </w:tr>
      <w:tr w:rsidR="0021541C" w:rsidRPr="000D2ED8" w14:paraId="15EB8037" w14:textId="77777777" w:rsidTr="002425B0">
        <w:trPr>
          <w:cantSplit/>
          <w:trHeight w:val="454"/>
          <w:jc w:val="center"/>
        </w:trPr>
        <w:tc>
          <w:tcPr>
            <w:tcW w:w="737" w:type="dxa"/>
            <w:vAlign w:val="center"/>
          </w:tcPr>
          <w:p w14:paraId="2ECE3875"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3858B1F4" w14:textId="77777777" w:rsidR="0021541C" w:rsidRPr="000D2ED8" w:rsidRDefault="0021541C" w:rsidP="00665ABD">
            <w:pPr>
              <w:spacing w:after="20"/>
              <w:rPr>
                <w:color w:val="00586F"/>
              </w:rPr>
            </w:pPr>
            <w:r w:rsidRPr="000D2ED8">
              <w:rPr>
                <w:color w:val="00586F"/>
              </w:rPr>
              <w:t>Business Partner</w:t>
            </w:r>
          </w:p>
        </w:tc>
        <w:tc>
          <w:tcPr>
            <w:tcW w:w="6746" w:type="dxa"/>
            <w:vAlign w:val="center"/>
          </w:tcPr>
          <w:p w14:paraId="3DAFA220" w14:textId="77777777" w:rsidR="0021541C" w:rsidRPr="000D2ED8" w:rsidRDefault="0021541C" w:rsidP="00665ABD">
            <w:pPr>
              <w:spacing w:after="20"/>
              <w:rPr>
                <w:color w:val="00586F"/>
              </w:rPr>
            </w:pPr>
            <w:r w:rsidRPr="000D2ED8">
              <w:rPr>
                <w:color w:val="00586F"/>
              </w:rPr>
              <w:t>Đối tác kinh doanh, nơi lưu tên và địa chỉ của khách hàng, xem tại [Tcode] BP</w:t>
            </w:r>
          </w:p>
        </w:tc>
      </w:tr>
      <w:tr w:rsidR="0021541C" w:rsidRPr="000D2ED8" w14:paraId="5A88A98A" w14:textId="77777777" w:rsidTr="002425B0">
        <w:trPr>
          <w:cantSplit/>
          <w:trHeight w:val="454"/>
          <w:jc w:val="center"/>
        </w:trPr>
        <w:tc>
          <w:tcPr>
            <w:tcW w:w="737" w:type="dxa"/>
            <w:vAlign w:val="center"/>
          </w:tcPr>
          <w:p w14:paraId="06A2889D"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245F9F37" w14:textId="77777777" w:rsidR="0021541C" w:rsidRPr="000D2ED8" w:rsidRDefault="0021541C" w:rsidP="00665ABD">
            <w:pPr>
              <w:spacing w:after="20"/>
              <w:rPr>
                <w:color w:val="00586F"/>
              </w:rPr>
            </w:pPr>
            <w:r w:rsidRPr="000D2ED8">
              <w:rPr>
                <w:color w:val="00586F"/>
              </w:rPr>
              <w:t>One-time customer</w:t>
            </w:r>
          </w:p>
        </w:tc>
        <w:tc>
          <w:tcPr>
            <w:tcW w:w="6746" w:type="dxa"/>
            <w:vAlign w:val="center"/>
          </w:tcPr>
          <w:p w14:paraId="036BD2F5" w14:textId="77777777" w:rsidR="0021541C" w:rsidRPr="000D2ED8" w:rsidRDefault="0021541C" w:rsidP="00665ABD">
            <w:pPr>
              <w:spacing w:after="20"/>
              <w:rPr>
                <w:color w:val="00586F"/>
              </w:rPr>
            </w:pPr>
            <w:r w:rsidRPr="000D2ED8">
              <w:rPr>
                <w:color w:val="00586F"/>
              </w:rPr>
              <w:t>Khách hàng vãng lai: dùng chung một mã tài khoản, tên và địa chỉ nhập trực tiếp trên chứng từ</w:t>
            </w:r>
          </w:p>
        </w:tc>
      </w:tr>
      <w:tr w:rsidR="0021541C" w:rsidRPr="000D2ED8" w14:paraId="17B2503F" w14:textId="77777777" w:rsidTr="002425B0">
        <w:trPr>
          <w:cantSplit/>
          <w:trHeight w:val="454"/>
          <w:jc w:val="center"/>
        </w:trPr>
        <w:tc>
          <w:tcPr>
            <w:tcW w:w="737" w:type="dxa"/>
            <w:vAlign w:val="center"/>
          </w:tcPr>
          <w:p w14:paraId="47DCF73D"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0305AC6A" w14:textId="77777777" w:rsidR="0021541C" w:rsidRPr="000D2ED8" w:rsidRDefault="0021541C" w:rsidP="00665ABD">
            <w:pPr>
              <w:spacing w:after="20"/>
              <w:rPr>
                <w:color w:val="00586F"/>
              </w:rPr>
            </w:pPr>
            <w:r w:rsidRPr="000D2ED8">
              <w:rPr>
                <w:color w:val="00586F"/>
              </w:rPr>
              <w:t>Company Code</w:t>
            </w:r>
          </w:p>
        </w:tc>
        <w:tc>
          <w:tcPr>
            <w:tcW w:w="6746" w:type="dxa"/>
            <w:vAlign w:val="center"/>
          </w:tcPr>
          <w:p w14:paraId="0BB41C67" w14:textId="77777777" w:rsidR="0021541C" w:rsidRPr="000D2ED8" w:rsidRDefault="0021541C" w:rsidP="00665ABD">
            <w:pPr>
              <w:spacing w:after="20"/>
              <w:rPr>
                <w:color w:val="00586F"/>
              </w:rPr>
            </w:pPr>
            <w:r w:rsidRPr="000D2ED8">
              <w:rPr>
                <w:color w:val="00586F"/>
              </w:rPr>
              <w:t>Mã công ty, đơn vị pháp nhân lập hoá đơn</w:t>
            </w:r>
          </w:p>
        </w:tc>
      </w:tr>
      <w:tr w:rsidR="0021541C" w:rsidRPr="000D2ED8" w14:paraId="26F770C2" w14:textId="77777777" w:rsidTr="002425B0">
        <w:trPr>
          <w:cantSplit/>
          <w:trHeight w:val="454"/>
          <w:jc w:val="center"/>
        </w:trPr>
        <w:tc>
          <w:tcPr>
            <w:tcW w:w="737" w:type="dxa"/>
            <w:vAlign w:val="center"/>
          </w:tcPr>
          <w:p w14:paraId="2EBD4D88"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2F541E08" w14:textId="77777777" w:rsidR="0021541C" w:rsidRPr="000D2ED8" w:rsidRDefault="0021541C" w:rsidP="00665ABD">
            <w:pPr>
              <w:spacing w:after="20"/>
              <w:rPr>
                <w:color w:val="00586F"/>
              </w:rPr>
            </w:pPr>
            <w:r w:rsidRPr="000D2ED8">
              <w:rPr>
                <w:color w:val="00586F"/>
              </w:rPr>
              <w:t>Plant</w:t>
            </w:r>
          </w:p>
        </w:tc>
        <w:tc>
          <w:tcPr>
            <w:tcW w:w="6746" w:type="dxa"/>
            <w:vAlign w:val="center"/>
          </w:tcPr>
          <w:p w14:paraId="4910DCE7" w14:textId="77777777" w:rsidR="0021541C" w:rsidRPr="000D2ED8" w:rsidRDefault="0021541C" w:rsidP="00665ABD">
            <w:pPr>
              <w:spacing w:after="20"/>
              <w:rPr>
                <w:color w:val="00586F"/>
              </w:rPr>
            </w:pPr>
            <w:r w:rsidRPr="000D2ED8">
              <w:rPr>
                <w:color w:val="00586F"/>
              </w:rPr>
              <w:t>Đơn vị tổ chức quản lý kho hàng và địa điểm bán, khai tại [Tcode] OX10</w:t>
            </w:r>
          </w:p>
        </w:tc>
      </w:tr>
      <w:tr w:rsidR="0021541C" w:rsidRPr="000D2ED8" w14:paraId="425ACC93" w14:textId="77777777" w:rsidTr="002425B0">
        <w:trPr>
          <w:cantSplit/>
          <w:trHeight w:val="454"/>
          <w:jc w:val="center"/>
        </w:trPr>
        <w:tc>
          <w:tcPr>
            <w:tcW w:w="737" w:type="dxa"/>
            <w:vAlign w:val="center"/>
          </w:tcPr>
          <w:p w14:paraId="7DAD94BF"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07304E2A" w14:textId="77777777" w:rsidR="0021541C" w:rsidRPr="000D2ED8" w:rsidRDefault="0021541C" w:rsidP="00665ABD">
            <w:pPr>
              <w:spacing w:after="20"/>
              <w:rPr>
                <w:color w:val="00586F"/>
              </w:rPr>
            </w:pPr>
            <w:r w:rsidRPr="000D2ED8">
              <w:rPr>
                <w:color w:val="00586F"/>
              </w:rPr>
              <w:t>Base Unit of Measure</w:t>
            </w:r>
          </w:p>
        </w:tc>
        <w:tc>
          <w:tcPr>
            <w:tcW w:w="6746" w:type="dxa"/>
            <w:vAlign w:val="center"/>
          </w:tcPr>
          <w:p w14:paraId="63334E96" w14:textId="77777777" w:rsidR="0021541C" w:rsidRPr="000D2ED8" w:rsidRDefault="0021541C" w:rsidP="00665ABD">
            <w:pPr>
              <w:spacing w:after="20"/>
              <w:rPr>
                <w:color w:val="00586F"/>
              </w:rPr>
            </w:pPr>
            <w:r w:rsidRPr="000D2ED8">
              <w:rPr>
                <w:color w:val="00586F"/>
              </w:rPr>
              <w:t>Đơn vị tính cơ sở của mã hàng, cũng là đơn vị tồn kho</w:t>
            </w:r>
          </w:p>
        </w:tc>
      </w:tr>
      <w:tr w:rsidR="0021541C" w:rsidRPr="000D2ED8" w14:paraId="092208CD" w14:textId="77777777" w:rsidTr="002425B0">
        <w:trPr>
          <w:cantSplit/>
          <w:trHeight w:val="454"/>
          <w:jc w:val="center"/>
        </w:trPr>
        <w:tc>
          <w:tcPr>
            <w:tcW w:w="737" w:type="dxa"/>
            <w:vAlign w:val="center"/>
          </w:tcPr>
          <w:p w14:paraId="3066F573"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78E312A4" w14:textId="77777777" w:rsidR="0021541C" w:rsidRPr="000D2ED8" w:rsidRDefault="0021541C" w:rsidP="00665ABD">
            <w:pPr>
              <w:spacing w:after="20"/>
              <w:rPr>
                <w:color w:val="00586F"/>
              </w:rPr>
            </w:pPr>
            <w:r w:rsidRPr="000D2ED8">
              <w:rPr>
                <w:color w:val="00586F"/>
              </w:rPr>
              <w:t>Alternative Unit of Measure</w:t>
            </w:r>
          </w:p>
        </w:tc>
        <w:tc>
          <w:tcPr>
            <w:tcW w:w="6746" w:type="dxa"/>
            <w:vAlign w:val="center"/>
          </w:tcPr>
          <w:p w14:paraId="3A4F23ED" w14:textId="77777777" w:rsidR="0021541C" w:rsidRPr="000D2ED8" w:rsidRDefault="0021541C" w:rsidP="00665ABD">
            <w:pPr>
              <w:spacing w:after="20"/>
              <w:rPr>
                <w:color w:val="00586F"/>
              </w:rPr>
            </w:pPr>
            <w:r w:rsidRPr="000D2ED8">
              <w:rPr>
                <w:color w:val="00586F"/>
              </w:rPr>
              <w:t>Đơn vị quy đổi của mã hàng, khai tại [Tcode] MM03, Additional Data, Units of measure</w:t>
            </w:r>
          </w:p>
        </w:tc>
      </w:tr>
      <w:tr w:rsidR="0021541C" w:rsidRPr="000D2ED8" w14:paraId="2FCE8CBB" w14:textId="77777777" w:rsidTr="002425B0">
        <w:trPr>
          <w:cantSplit/>
          <w:trHeight w:val="454"/>
          <w:jc w:val="center"/>
        </w:trPr>
        <w:tc>
          <w:tcPr>
            <w:tcW w:w="737" w:type="dxa"/>
            <w:vAlign w:val="center"/>
          </w:tcPr>
          <w:p w14:paraId="79B861CF"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318D2B06" w14:textId="77777777" w:rsidR="0021541C" w:rsidRPr="000D2ED8" w:rsidRDefault="0021541C" w:rsidP="00665ABD">
            <w:pPr>
              <w:spacing w:after="20"/>
              <w:rPr>
                <w:color w:val="00586F"/>
              </w:rPr>
            </w:pPr>
            <w:r w:rsidRPr="000D2ED8">
              <w:rPr>
                <w:color w:val="00586F"/>
              </w:rPr>
              <w:t>MARM</w:t>
            </w:r>
          </w:p>
        </w:tc>
        <w:tc>
          <w:tcPr>
            <w:tcW w:w="6746" w:type="dxa"/>
            <w:vAlign w:val="center"/>
          </w:tcPr>
          <w:p w14:paraId="0FB86385" w14:textId="77777777" w:rsidR="0021541C" w:rsidRPr="000D2ED8" w:rsidRDefault="0021541C" w:rsidP="00665ABD">
            <w:pPr>
              <w:spacing w:after="20"/>
              <w:rPr>
                <w:color w:val="00586F"/>
              </w:rPr>
            </w:pPr>
            <w:r w:rsidRPr="000D2ED8">
              <w:rPr>
                <w:color w:val="00586F"/>
              </w:rPr>
              <w:t>Bảng lưu đơn vị quy đổi của mã hàng: MEINH đơn vị, UMREZ và UMREN hệ số quy đổi về đơn vị tính cơ sở</w:t>
            </w:r>
          </w:p>
        </w:tc>
      </w:tr>
      <w:tr w:rsidR="0021541C" w:rsidRPr="000D2ED8" w14:paraId="23314706" w14:textId="77777777" w:rsidTr="002425B0">
        <w:trPr>
          <w:cantSplit/>
          <w:trHeight w:val="454"/>
          <w:jc w:val="center"/>
        </w:trPr>
        <w:tc>
          <w:tcPr>
            <w:tcW w:w="737" w:type="dxa"/>
            <w:vAlign w:val="center"/>
          </w:tcPr>
          <w:p w14:paraId="21F9AA3E"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0204CADE" w14:textId="77777777" w:rsidR="0021541C" w:rsidRPr="000D2ED8" w:rsidRDefault="0021541C" w:rsidP="00665ABD">
            <w:pPr>
              <w:spacing w:after="20"/>
              <w:rPr>
                <w:color w:val="00586F"/>
              </w:rPr>
            </w:pPr>
            <w:r w:rsidRPr="000D2ED8">
              <w:rPr>
                <w:color w:val="00586F"/>
              </w:rPr>
              <w:t>Condition Type</w:t>
            </w:r>
          </w:p>
        </w:tc>
        <w:tc>
          <w:tcPr>
            <w:tcW w:w="6746" w:type="dxa"/>
            <w:vAlign w:val="center"/>
          </w:tcPr>
          <w:p w14:paraId="0CE75EEC" w14:textId="77777777" w:rsidR="0021541C" w:rsidRPr="000D2ED8" w:rsidRDefault="0021541C" w:rsidP="00665ABD">
            <w:pPr>
              <w:spacing w:after="20"/>
              <w:rPr>
                <w:color w:val="00586F"/>
              </w:rPr>
            </w:pPr>
            <w:r w:rsidRPr="000D2ED8">
              <w:rPr>
                <w:color w:val="00586F"/>
              </w:rPr>
              <w:t>Loại điều kiện giá, phân biệt giá bán, chiết khấu và thuế trên chứng từ</w:t>
            </w:r>
          </w:p>
        </w:tc>
      </w:tr>
      <w:tr w:rsidR="0021541C" w:rsidRPr="000D2ED8" w14:paraId="62EE1036" w14:textId="77777777" w:rsidTr="002425B0">
        <w:trPr>
          <w:cantSplit/>
          <w:trHeight w:val="454"/>
          <w:jc w:val="center"/>
        </w:trPr>
        <w:tc>
          <w:tcPr>
            <w:tcW w:w="737" w:type="dxa"/>
            <w:vAlign w:val="center"/>
          </w:tcPr>
          <w:p w14:paraId="347E7FFF"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74012786" w14:textId="77777777" w:rsidR="0021541C" w:rsidRPr="000D2ED8" w:rsidRDefault="0021541C" w:rsidP="00665ABD">
            <w:pPr>
              <w:spacing w:after="20"/>
              <w:rPr>
                <w:color w:val="00586F"/>
              </w:rPr>
            </w:pPr>
            <w:r w:rsidRPr="000D2ED8">
              <w:rPr>
                <w:color w:val="00586F"/>
              </w:rPr>
              <w:t>PRCD_ELEMENTS</w:t>
            </w:r>
          </w:p>
        </w:tc>
        <w:tc>
          <w:tcPr>
            <w:tcW w:w="6746" w:type="dxa"/>
            <w:vAlign w:val="center"/>
          </w:tcPr>
          <w:p w14:paraId="6B56259E" w14:textId="77777777" w:rsidR="0021541C" w:rsidRPr="000D2ED8" w:rsidRDefault="0021541C" w:rsidP="00665ABD">
            <w:pPr>
              <w:spacing w:after="20"/>
              <w:rPr>
                <w:color w:val="00586F"/>
              </w:rPr>
            </w:pPr>
            <w:r w:rsidRPr="000D2ED8">
              <w:rPr>
                <w:color w:val="00586F"/>
              </w:rPr>
              <w:t>Bảng lưu điều kiện giá của chứng từ bán hàng trên SAP S/4HANA</w:t>
            </w:r>
          </w:p>
        </w:tc>
      </w:tr>
      <w:tr w:rsidR="0021541C" w:rsidRPr="000D2ED8" w14:paraId="4DF609DB" w14:textId="77777777" w:rsidTr="002425B0">
        <w:trPr>
          <w:cantSplit/>
          <w:trHeight w:val="454"/>
          <w:jc w:val="center"/>
        </w:trPr>
        <w:tc>
          <w:tcPr>
            <w:tcW w:w="737" w:type="dxa"/>
            <w:vAlign w:val="center"/>
          </w:tcPr>
          <w:p w14:paraId="61F0E485"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717BBAA6" w14:textId="77777777" w:rsidR="0021541C" w:rsidRPr="000D2ED8" w:rsidRDefault="0021541C" w:rsidP="00665ABD">
            <w:pPr>
              <w:spacing w:after="20"/>
              <w:rPr>
                <w:color w:val="00586F"/>
              </w:rPr>
            </w:pPr>
            <w:r w:rsidRPr="000D2ED8">
              <w:rPr>
                <w:color w:val="00586F"/>
              </w:rPr>
              <w:t>Custom field</w:t>
            </w:r>
          </w:p>
        </w:tc>
        <w:tc>
          <w:tcPr>
            <w:tcW w:w="6746" w:type="dxa"/>
            <w:vAlign w:val="center"/>
          </w:tcPr>
          <w:p w14:paraId="32B46792" w14:textId="77777777" w:rsidR="0021541C" w:rsidRPr="000D2ED8" w:rsidRDefault="0021541C" w:rsidP="00665ABD">
            <w:pPr>
              <w:spacing w:after="20"/>
              <w:rPr>
                <w:color w:val="00586F"/>
              </w:rPr>
            </w:pPr>
            <w:r w:rsidRPr="000D2ED8">
              <w:rPr>
                <w:color w:val="00586F"/>
              </w:rPr>
              <w:t>Trường mở rộng do dự án khai báo thêm trên chứng từ, lưu trực tiếp trên bảng chứng từ thay cho việc dùng text</w:t>
            </w:r>
          </w:p>
        </w:tc>
      </w:tr>
      <w:tr w:rsidR="0021541C" w:rsidRPr="000D2ED8" w14:paraId="652EFE41" w14:textId="77777777" w:rsidTr="002425B0">
        <w:trPr>
          <w:cantSplit/>
          <w:trHeight w:val="454"/>
          <w:jc w:val="center"/>
        </w:trPr>
        <w:tc>
          <w:tcPr>
            <w:tcW w:w="737" w:type="dxa"/>
            <w:vAlign w:val="center"/>
          </w:tcPr>
          <w:p w14:paraId="72E4EAC6"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530FB46D" w14:textId="77777777" w:rsidR="0021541C" w:rsidRPr="000D2ED8" w:rsidRDefault="0021541C" w:rsidP="00665ABD">
            <w:pPr>
              <w:spacing w:after="20"/>
              <w:rPr>
                <w:color w:val="00586F"/>
              </w:rPr>
            </w:pPr>
            <w:r w:rsidRPr="000D2ED8">
              <w:rPr>
                <w:color w:val="00586F"/>
              </w:rPr>
              <w:t>GTGT</w:t>
            </w:r>
          </w:p>
        </w:tc>
        <w:tc>
          <w:tcPr>
            <w:tcW w:w="6746" w:type="dxa"/>
            <w:vAlign w:val="center"/>
          </w:tcPr>
          <w:p w14:paraId="1C89953D" w14:textId="77777777" w:rsidR="0021541C" w:rsidRPr="000D2ED8" w:rsidRDefault="0021541C" w:rsidP="00665ABD">
            <w:pPr>
              <w:spacing w:after="20"/>
              <w:rPr>
                <w:color w:val="00586F"/>
              </w:rPr>
            </w:pPr>
            <w:r w:rsidRPr="000D2ED8">
              <w:rPr>
                <w:color w:val="00586F"/>
              </w:rPr>
              <w:t>Giá trị gia tăng</w:t>
            </w:r>
          </w:p>
        </w:tc>
      </w:tr>
      <w:tr w:rsidR="0021541C" w:rsidRPr="000D2ED8" w14:paraId="40B5F986" w14:textId="77777777" w:rsidTr="002425B0">
        <w:trPr>
          <w:cantSplit/>
          <w:trHeight w:val="454"/>
          <w:jc w:val="center"/>
        </w:trPr>
        <w:tc>
          <w:tcPr>
            <w:tcW w:w="737" w:type="dxa"/>
            <w:vAlign w:val="center"/>
          </w:tcPr>
          <w:p w14:paraId="56DCED30" w14:textId="77777777" w:rsidR="0021541C" w:rsidRPr="000D2ED8" w:rsidRDefault="0021541C" w:rsidP="0021541C">
            <w:pPr>
              <w:numPr>
                <w:ilvl w:val="0"/>
                <w:numId w:val="7"/>
              </w:numPr>
              <w:spacing w:after="20" w:line="288" w:lineRule="auto"/>
              <w:jc w:val="center"/>
              <w:rPr>
                <w:color w:val="00586F"/>
              </w:rPr>
            </w:pPr>
          </w:p>
        </w:tc>
        <w:tc>
          <w:tcPr>
            <w:tcW w:w="2480" w:type="dxa"/>
            <w:vAlign w:val="center"/>
          </w:tcPr>
          <w:p w14:paraId="748421A7" w14:textId="77777777" w:rsidR="0021541C" w:rsidRPr="000D2ED8" w:rsidRDefault="0021541C" w:rsidP="00665ABD">
            <w:pPr>
              <w:spacing w:after="20"/>
              <w:rPr>
                <w:color w:val="00586F"/>
              </w:rPr>
            </w:pPr>
            <w:r w:rsidRPr="000D2ED8">
              <w:rPr>
                <w:color w:val="00586F"/>
              </w:rPr>
              <w:t>Smartform</w:t>
            </w:r>
          </w:p>
        </w:tc>
        <w:tc>
          <w:tcPr>
            <w:tcW w:w="6746" w:type="dxa"/>
            <w:vAlign w:val="center"/>
          </w:tcPr>
          <w:p w14:paraId="0C0BEDFF" w14:textId="77777777" w:rsidR="0021541C" w:rsidRPr="000D2ED8" w:rsidRDefault="0021541C" w:rsidP="00665ABD">
            <w:pPr>
              <w:spacing w:after="20"/>
              <w:rPr>
                <w:color w:val="00586F"/>
              </w:rPr>
            </w:pPr>
            <w:r w:rsidRPr="000D2ED8">
              <w:rPr>
                <w:color w:val="00586F"/>
              </w:rPr>
              <w:t>Công cụ chuẩn của SAP dùng thiết kế và in biểu mẫu</w:t>
            </w:r>
          </w:p>
        </w:tc>
      </w:tr>
    </w:tbl>
    <w:p w14:paraId="20ED7C81" w14:textId="77777777" w:rsidR="002425B0" w:rsidRPr="004F2B3D" w:rsidRDefault="002425B0" w:rsidP="002425B0">
      <w:pPr>
        <w:pStyle w:val="Heading1"/>
        <w:pageBreakBefore/>
      </w:pPr>
      <w:bookmarkStart w:id="3" w:name="_Toc465276790"/>
      <w:r w:rsidRPr="004F2B3D">
        <w:lastRenderedPageBreak/>
        <w:t>THIẾT KẾ BÁO CÁO</w:t>
      </w:r>
      <w:bookmarkEnd w:id="3"/>
    </w:p>
    <w:p w14:paraId="51CE299E" w14:textId="77777777" w:rsidR="002425B0" w:rsidRPr="004F2B3D" w:rsidRDefault="002425B0" w:rsidP="002425B0">
      <w:pPr>
        <w:pStyle w:val="Heading2"/>
        <w:rPr>
          <w:rFonts w:hint="eastAsia"/>
        </w:rPr>
      </w:pPr>
      <w:bookmarkStart w:id="4" w:name="_Toc1232686905"/>
      <w:r w:rsidRPr="004F2B3D">
        <w:t>Mô tả chung</w:t>
      </w:r>
      <w:bookmarkEnd w:id="4"/>
    </w:p>
    <w:p w14:paraId="6D1F7A8C" w14:textId="77777777" w:rsidR="002425B0" w:rsidRPr="004F2B3D" w:rsidRDefault="002425B0" w:rsidP="002425B0">
      <w:pPr>
        <w:pStyle w:val="Heading3"/>
        <w:rPr>
          <w:rFonts w:hint="eastAsia"/>
        </w:rPr>
      </w:pPr>
      <w:bookmarkStart w:id="5" w:name="_Toc680412445"/>
      <w:r w:rsidRPr="004F2B3D">
        <w:t>Mục đích báo cáo</w:t>
      </w:r>
      <w:bookmarkEnd w:id="5"/>
    </w:p>
    <w:p w14:paraId="6BAD3921" w14:textId="77777777" w:rsidR="002425B0" w:rsidRPr="000D2ED8" w:rsidRDefault="002425B0" w:rsidP="002425B0">
      <w:pPr>
        <w:rPr>
          <w:color w:val="00586F"/>
        </w:rPr>
      </w:pPr>
      <w:r w:rsidRPr="000D2ED8">
        <w:rPr>
          <w:color w:val="00586F"/>
        </w:rPr>
        <w:t>In bảng kê bán lẻ hàng hoá dịch vụ kèm hoá đơn giá trị gia tăng cho hoạt động bán lẻ tại nhà thuốc của Bidiphar.</w:t>
      </w:r>
    </w:p>
    <w:p w14:paraId="6F7592F5" w14:textId="1BC6A4DD" w:rsidR="002425B0" w:rsidRPr="000D2ED8" w:rsidRDefault="002425B0" w:rsidP="002425B0">
      <w:pPr>
        <w:numPr>
          <w:ilvl w:val="0"/>
          <w:numId w:val="10"/>
        </w:numPr>
        <w:spacing w:after="40" w:line="288" w:lineRule="auto"/>
        <w:jc w:val="both"/>
        <w:rPr>
          <w:color w:val="00586F"/>
        </w:rPr>
      </w:pPr>
      <w:r w:rsidRPr="000D2ED8">
        <w:rPr>
          <w:color w:val="00586F"/>
        </w:rPr>
        <w:t>Dữ liệu lấy từ hoá đơn bán hàng (Billing Document), xem tại [Tcode] VF03.</w:t>
      </w:r>
    </w:p>
    <w:p w14:paraId="0C93B778" w14:textId="77777777" w:rsidR="002425B0" w:rsidRPr="000D2ED8" w:rsidRDefault="002425B0" w:rsidP="002425B0">
      <w:pPr>
        <w:numPr>
          <w:ilvl w:val="0"/>
          <w:numId w:val="10"/>
        </w:numPr>
        <w:spacing w:after="40" w:line="288" w:lineRule="auto"/>
        <w:jc w:val="both"/>
        <w:rPr>
          <w:color w:val="00586F"/>
        </w:rPr>
      </w:pPr>
      <w:r w:rsidRPr="000D2ED8">
        <w:rPr>
          <w:color w:val="00586F"/>
        </w:rPr>
        <w:t>Một bảng kê in cho một đơn vị mua hàng, gom các hoá đơn phát sinh trong khoảng thời gian chọn tại tham số.</w:t>
      </w:r>
    </w:p>
    <w:p w14:paraId="19F230D1" w14:textId="77777777" w:rsidR="002425B0" w:rsidRPr="000D2ED8" w:rsidRDefault="002425B0" w:rsidP="002425B0">
      <w:pPr>
        <w:numPr>
          <w:ilvl w:val="0"/>
          <w:numId w:val="10"/>
        </w:numPr>
        <w:spacing w:after="40" w:line="288" w:lineRule="auto"/>
        <w:jc w:val="both"/>
        <w:rPr>
          <w:color w:val="00586F"/>
        </w:rPr>
      </w:pPr>
      <w:r w:rsidRPr="000D2ED8">
        <w:rPr>
          <w:color w:val="00586F"/>
        </w:rPr>
        <w:t>Biểu mẫu gồm ba khối: phần đầu ghi thông tin công ty, nhà thuốc và đơn vị mua hàng; bảng chi tiết hàng hoá; khối cộng tiền hàng, chiết khấu, thuế và tiền thanh toán.</w:t>
      </w:r>
    </w:p>
    <w:p w14:paraId="7B477A91" w14:textId="77777777" w:rsidR="002425B0" w:rsidRPr="000D2ED8" w:rsidRDefault="002425B0" w:rsidP="002425B0">
      <w:pPr>
        <w:rPr>
          <w:color w:val="00586F"/>
        </w:rPr>
      </w:pPr>
      <w:r w:rsidRPr="000D2ED8">
        <w:rPr>
          <w:color w:val="00586F"/>
        </w:rPr>
        <w:t>Đối tượng sử dụng: nhân viên bán hàng tại nhà thuốc lập bảng kê gửi khách hàng kèm hoá đơn giá trị gia tăng, và bộ phận kế toán bán hàng dùng để đối chiếu.</w:t>
      </w:r>
    </w:p>
    <w:p w14:paraId="0036192C" w14:textId="77777777" w:rsidR="002425B0" w:rsidRPr="000D2ED8" w:rsidRDefault="002425B0" w:rsidP="002425B0">
      <w:pPr>
        <w:rPr>
          <w:color w:val="00586F"/>
        </w:rPr>
      </w:pPr>
      <w:r w:rsidRPr="000D2ED8">
        <w:rPr>
          <w:color w:val="00586F"/>
        </w:rPr>
        <w:t>Chương trình chỉ in biểu mẫu; không tạo, không thay đổi và không xoá chứng từ trên hệ thống SAP.</w:t>
      </w:r>
    </w:p>
    <w:p w14:paraId="36705047" w14:textId="77777777" w:rsidR="002425B0" w:rsidRPr="004F2B3D" w:rsidRDefault="002425B0" w:rsidP="002425B0">
      <w:pPr>
        <w:pStyle w:val="Heading3"/>
        <w:rPr>
          <w:rFonts w:hint="eastAsia"/>
        </w:rPr>
      </w:pPr>
      <w:bookmarkStart w:id="6" w:name="_Toc1431655983"/>
      <w:r w:rsidRPr="004F2B3D">
        <w:t>Các quy định chung</w:t>
      </w:r>
      <w:bookmarkEnd w:id="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2480"/>
        <w:gridCol w:w="6746"/>
      </w:tblGrid>
      <w:tr w:rsidR="002425B0" w:rsidRPr="000D2ED8" w14:paraId="3FBC3C57" w14:textId="77777777" w:rsidTr="00665ABD">
        <w:trPr>
          <w:cantSplit/>
          <w:trHeight w:val="454"/>
          <w:tblHeader/>
          <w:jc w:val="center"/>
        </w:trPr>
        <w:tc>
          <w:tcPr>
            <w:tcW w:w="737" w:type="dxa"/>
            <w:shd w:val="clear" w:color="auto" w:fill="00586F"/>
            <w:vAlign w:val="center"/>
          </w:tcPr>
          <w:p w14:paraId="0DC47C7A" w14:textId="77777777" w:rsidR="002425B0" w:rsidRPr="000D2ED8" w:rsidRDefault="002425B0" w:rsidP="00665ABD">
            <w:pPr>
              <w:spacing w:after="20"/>
              <w:jc w:val="center"/>
              <w:rPr>
                <w:color w:val="FFFFFF" w:themeColor="background1"/>
              </w:rPr>
            </w:pPr>
            <w:r w:rsidRPr="000D2ED8">
              <w:rPr>
                <w:b/>
                <w:color w:val="FFFFFF" w:themeColor="background1"/>
              </w:rPr>
              <w:t>STT</w:t>
            </w:r>
          </w:p>
        </w:tc>
        <w:tc>
          <w:tcPr>
            <w:tcW w:w="2480" w:type="dxa"/>
            <w:shd w:val="clear" w:color="auto" w:fill="00586F"/>
            <w:vAlign w:val="center"/>
          </w:tcPr>
          <w:p w14:paraId="45E81D86" w14:textId="77777777" w:rsidR="002425B0" w:rsidRPr="000D2ED8" w:rsidRDefault="002425B0" w:rsidP="00665ABD">
            <w:pPr>
              <w:spacing w:after="20"/>
              <w:jc w:val="center"/>
              <w:rPr>
                <w:color w:val="FFFFFF" w:themeColor="background1"/>
              </w:rPr>
            </w:pPr>
            <w:r w:rsidRPr="000D2ED8">
              <w:rPr>
                <w:b/>
                <w:color w:val="FFFFFF" w:themeColor="background1"/>
              </w:rPr>
              <w:t>Tên</w:t>
            </w:r>
          </w:p>
        </w:tc>
        <w:tc>
          <w:tcPr>
            <w:tcW w:w="6746" w:type="dxa"/>
            <w:shd w:val="clear" w:color="auto" w:fill="00586F"/>
            <w:vAlign w:val="center"/>
          </w:tcPr>
          <w:p w14:paraId="74C18946" w14:textId="77777777" w:rsidR="002425B0" w:rsidRPr="000D2ED8" w:rsidRDefault="002425B0" w:rsidP="00665ABD">
            <w:pPr>
              <w:spacing w:after="20"/>
              <w:jc w:val="center"/>
              <w:rPr>
                <w:color w:val="FFFFFF" w:themeColor="background1"/>
              </w:rPr>
            </w:pPr>
            <w:r w:rsidRPr="000D2ED8">
              <w:rPr>
                <w:b/>
                <w:color w:val="FFFFFF" w:themeColor="background1"/>
              </w:rPr>
              <w:t>Giá trị</w:t>
            </w:r>
          </w:p>
        </w:tc>
      </w:tr>
      <w:tr w:rsidR="002425B0" w:rsidRPr="000D2ED8" w14:paraId="139B882A" w14:textId="77777777" w:rsidTr="00665ABD">
        <w:trPr>
          <w:cantSplit/>
          <w:trHeight w:val="454"/>
          <w:jc w:val="center"/>
        </w:trPr>
        <w:tc>
          <w:tcPr>
            <w:tcW w:w="737" w:type="dxa"/>
            <w:vAlign w:val="center"/>
          </w:tcPr>
          <w:p w14:paraId="33639D76"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0F9C9921" w14:textId="77777777" w:rsidR="002425B0" w:rsidRPr="000D2ED8" w:rsidRDefault="002425B0" w:rsidP="00665ABD">
            <w:pPr>
              <w:spacing w:after="20"/>
              <w:rPr>
                <w:color w:val="00586F"/>
              </w:rPr>
            </w:pPr>
            <w:r w:rsidRPr="000D2ED8">
              <w:rPr>
                <w:color w:val="00586F"/>
              </w:rPr>
              <w:t>Khổ giấy</w:t>
            </w:r>
          </w:p>
        </w:tc>
        <w:tc>
          <w:tcPr>
            <w:tcW w:w="6746" w:type="dxa"/>
            <w:vAlign w:val="center"/>
          </w:tcPr>
          <w:p w14:paraId="05AB31A0" w14:textId="77777777" w:rsidR="002425B0" w:rsidRPr="000D2ED8" w:rsidRDefault="002425B0" w:rsidP="00665ABD">
            <w:pPr>
              <w:spacing w:after="20"/>
              <w:rPr>
                <w:color w:val="00586F"/>
              </w:rPr>
            </w:pPr>
            <w:r w:rsidRPr="000D2ED8">
              <w:rPr>
                <w:color w:val="00586F"/>
              </w:rPr>
              <w:t>A4 dọc</w:t>
            </w:r>
          </w:p>
        </w:tc>
      </w:tr>
      <w:tr w:rsidR="002425B0" w:rsidRPr="000D2ED8" w14:paraId="708FA249" w14:textId="77777777" w:rsidTr="00665ABD">
        <w:trPr>
          <w:cantSplit/>
          <w:trHeight w:val="454"/>
          <w:jc w:val="center"/>
        </w:trPr>
        <w:tc>
          <w:tcPr>
            <w:tcW w:w="737" w:type="dxa"/>
            <w:vAlign w:val="center"/>
          </w:tcPr>
          <w:p w14:paraId="50C38035"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771A5FFF" w14:textId="77777777" w:rsidR="002425B0" w:rsidRPr="000D2ED8" w:rsidRDefault="002425B0" w:rsidP="00665ABD">
            <w:pPr>
              <w:spacing w:after="20"/>
              <w:rPr>
                <w:color w:val="00586F"/>
              </w:rPr>
            </w:pPr>
            <w:r w:rsidRPr="000D2ED8">
              <w:rPr>
                <w:color w:val="00586F"/>
              </w:rPr>
              <w:t>Output</w:t>
            </w:r>
          </w:p>
        </w:tc>
        <w:tc>
          <w:tcPr>
            <w:tcW w:w="6746" w:type="dxa"/>
            <w:vAlign w:val="center"/>
          </w:tcPr>
          <w:p w14:paraId="49E1A54F" w14:textId="77777777" w:rsidR="002425B0" w:rsidRPr="000D2ED8" w:rsidRDefault="002425B0" w:rsidP="00665ABD">
            <w:pPr>
              <w:spacing w:after="20"/>
              <w:rPr>
                <w:color w:val="00586F"/>
              </w:rPr>
            </w:pPr>
            <w:r w:rsidRPr="000D2ED8">
              <w:rPr>
                <w:color w:val="00586F"/>
              </w:rPr>
              <w:t>Smartform</w:t>
            </w:r>
          </w:p>
        </w:tc>
      </w:tr>
      <w:tr w:rsidR="002425B0" w:rsidRPr="000D2ED8" w14:paraId="781E200C" w14:textId="77777777" w:rsidTr="00665ABD">
        <w:trPr>
          <w:cantSplit/>
          <w:trHeight w:val="454"/>
          <w:jc w:val="center"/>
        </w:trPr>
        <w:tc>
          <w:tcPr>
            <w:tcW w:w="737" w:type="dxa"/>
            <w:vAlign w:val="center"/>
          </w:tcPr>
          <w:p w14:paraId="5151BB83"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47936722" w14:textId="77777777" w:rsidR="002425B0" w:rsidRPr="000D2ED8" w:rsidRDefault="002425B0" w:rsidP="00665ABD">
            <w:pPr>
              <w:spacing w:after="20"/>
              <w:rPr>
                <w:color w:val="00586F"/>
              </w:rPr>
            </w:pPr>
            <w:r w:rsidRPr="000D2ED8">
              <w:rPr>
                <w:color w:val="00586F"/>
              </w:rPr>
              <w:t>Font Name</w:t>
            </w:r>
          </w:p>
        </w:tc>
        <w:tc>
          <w:tcPr>
            <w:tcW w:w="6746" w:type="dxa"/>
            <w:vAlign w:val="center"/>
          </w:tcPr>
          <w:p w14:paraId="7CE85552" w14:textId="77777777" w:rsidR="002425B0" w:rsidRPr="000D2ED8" w:rsidRDefault="002425B0" w:rsidP="00665ABD">
            <w:pPr>
              <w:spacing w:after="20"/>
              <w:rPr>
                <w:color w:val="00586F"/>
              </w:rPr>
            </w:pPr>
            <w:r w:rsidRPr="000D2ED8">
              <w:rPr>
                <w:color w:val="00586F"/>
              </w:rPr>
              <w:t>Times New Roman</w:t>
            </w:r>
          </w:p>
        </w:tc>
      </w:tr>
      <w:tr w:rsidR="002425B0" w:rsidRPr="000D2ED8" w14:paraId="2CD98049" w14:textId="77777777" w:rsidTr="00665ABD">
        <w:trPr>
          <w:cantSplit/>
          <w:trHeight w:val="454"/>
          <w:jc w:val="center"/>
        </w:trPr>
        <w:tc>
          <w:tcPr>
            <w:tcW w:w="737" w:type="dxa"/>
            <w:vAlign w:val="center"/>
          </w:tcPr>
          <w:p w14:paraId="36C076E7"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109E5037" w14:textId="77777777" w:rsidR="002425B0" w:rsidRPr="000D2ED8" w:rsidRDefault="002425B0" w:rsidP="00665ABD">
            <w:pPr>
              <w:spacing w:after="20"/>
              <w:rPr>
                <w:color w:val="00586F"/>
              </w:rPr>
            </w:pPr>
            <w:r w:rsidRPr="000D2ED8">
              <w:rPr>
                <w:color w:val="00586F"/>
              </w:rPr>
              <w:t>Font Size</w:t>
            </w:r>
          </w:p>
        </w:tc>
        <w:tc>
          <w:tcPr>
            <w:tcW w:w="6746" w:type="dxa"/>
            <w:vAlign w:val="center"/>
          </w:tcPr>
          <w:p w14:paraId="24780EB8" w14:textId="77777777" w:rsidR="002425B0" w:rsidRPr="000D2ED8" w:rsidRDefault="002425B0" w:rsidP="00665ABD">
            <w:pPr>
              <w:spacing w:after="20"/>
              <w:rPr>
                <w:color w:val="00586F"/>
              </w:rPr>
            </w:pPr>
            <w:r w:rsidRPr="000D2ED8">
              <w:rPr>
                <w:color w:val="00586F"/>
              </w:rPr>
              <w:t>Tiêu đề biểu mẫu 12, in đậm; phần còn lại 11</w:t>
            </w:r>
          </w:p>
        </w:tc>
      </w:tr>
      <w:tr w:rsidR="002425B0" w:rsidRPr="000D2ED8" w14:paraId="02C17CC4" w14:textId="77777777" w:rsidTr="00665ABD">
        <w:trPr>
          <w:cantSplit/>
          <w:trHeight w:val="454"/>
          <w:jc w:val="center"/>
        </w:trPr>
        <w:tc>
          <w:tcPr>
            <w:tcW w:w="737" w:type="dxa"/>
            <w:vAlign w:val="center"/>
          </w:tcPr>
          <w:p w14:paraId="2F1B4963"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44DB1EC6" w14:textId="77777777" w:rsidR="002425B0" w:rsidRPr="000D2ED8" w:rsidRDefault="002425B0" w:rsidP="00665ABD">
            <w:pPr>
              <w:spacing w:after="20"/>
              <w:rPr>
                <w:color w:val="00586F"/>
              </w:rPr>
            </w:pPr>
            <w:r w:rsidRPr="000D2ED8">
              <w:rPr>
                <w:color w:val="00586F"/>
              </w:rPr>
              <w:t>Lề trái</w:t>
            </w:r>
          </w:p>
        </w:tc>
        <w:tc>
          <w:tcPr>
            <w:tcW w:w="6746" w:type="dxa"/>
            <w:vAlign w:val="center"/>
          </w:tcPr>
          <w:p w14:paraId="25387A88" w14:textId="77777777" w:rsidR="002425B0" w:rsidRPr="000D2ED8" w:rsidRDefault="002425B0" w:rsidP="00665ABD">
            <w:pPr>
              <w:spacing w:after="20"/>
              <w:rPr>
                <w:color w:val="00586F"/>
              </w:rPr>
            </w:pPr>
            <w:r w:rsidRPr="000D2ED8">
              <w:rPr>
                <w:color w:val="00586F"/>
              </w:rPr>
              <w:t>2 cm</w:t>
            </w:r>
          </w:p>
        </w:tc>
      </w:tr>
      <w:tr w:rsidR="002425B0" w:rsidRPr="000D2ED8" w14:paraId="40C65B40" w14:textId="77777777" w:rsidTr="00665ABD">
        <w:trPr>
          <w:cantSplit/>
          <w:trHeight w:val="454"/>
          <w:jc w:val="center"/>
        </w:trPr>
        <w:tc>
          <w:tcPr>
            <w:tcW w:w="737" w:type="dxa"/>
            <w:vAlign w:val="center"/>
          </w:tcPr>
          <w:p w14:paraId="53DC1802"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3D91F665" w14:textId="77777777" w:rsidR="002425B0" w:rsidRPr="000D2ED8" w:rsidRDefault="002425B0" w:rsidP="00665ABD">
            <w:pPr>
              <w:spacing w:after="20"/>
              <w:rPr>
                <w:color w:val="00586F"/>
              </w:rPr>
            </w:pPr>
            <w:r w:rsidRPr="000D2ED8">
              <w:rPr>
                <w:color w:val="00586F"/>
              </w:rPr>
              <w:t>Lề trên, dưới, phải</w:t>
            </w:r>
          </w:p>
        </w:tc>
        <w:tc>
          <w:tcPr>
            <w:tcW w:w="6746" w:type="dxa"/>
            <w:vAlign w:val="center"/>
          </w:tcPr>
          <w:p w14:paraId="23A6603A" w14:textId="77777777" w:rsidR="002425B0" w:rsidRPr="000D2ED8" w:rsidRDefault="002425B0" w:rsidP="00665ABD">
            <w:pPr>
              <w:spacing w:after="20"/>
              <w:rPr>
                <w:color w:val="00586F"/>
              </w:rPr>
            </w:pPr>
            <w:r w:rsidRPr="000D2ED8">
              <w:rPr>
                <w:color w:val="00586F"/>
              </w:rPr>
              <w:t>1.5 cm</w:t>
            </w:r>
          </w:p>
        </w:tc>
      </w:tr>
      <w:tr w:rsidR="002425B0" w:rsidRPr="000D2ED8" w14:paraId="17A581E1" w14:textId="77777777" w:rsidTr="00665ABD">
        <w:trPr>
          <w:cantSplit/>
          <w:trHeight w:val="454"/>
          <w:jc w:val="center"/>
        </w:trPr>
        <w:tc>
          <w:tcPr>
            <w:tcW w:w="737" w:type="dxa"/>
            <w:vAlign w:val="center"/>
          </w:tcPr>
          <w:p w14:paraId="14A77959"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77E70FAA" w14:textId="77777777" w:rsidR="002425B0" w:rsidRPr="000D2ED8" w:rsidRDefault="002425B0" w:rsidP="00665ABD">
            <w:pPr>
              <w:spacing w:after="20"/>
              <w:rPr>
                <w:color w:val="00586F"/>
              </w:rPr>
            </w:pPr>
            <w:r w:rsidRPr="000D2ED8">
              <w:rPr>
                <w:color w:val="00586F"/>
              </w:rPr>
              <w:t>Tên cột trong báo cáo</w:t>
            </w:r>
          </w:p>
        </w:tc>
        <w:tc>
          <w:tcPr>
            <w:tcW w:w="6746" w:type="dxa"/>
            <w:vAlign w:val="center"/>
          </w:tcPr>
          <w:p w14:paraId="7650DFC5" w14:textId="77777777" w:rsidR="002425B0" w:rsidRPr="000D2ED8" w:rsidRDefault="002425B0" w:rsidP="00665ABD">
            <w:pPr>
              <w:spacing w:after="20"/>
              <w:rPr>
                <w:color w:val="00586F"/>
              </w:rPr>
            </w:pPr>
            <w:r w:rsidRPr="000D2ED8">
              <w:rPr>
                <w:color w:val="00586F"/>
              </w:rPr>
              <w:t>Viết theo dạng Title Case (Proper Case)</w:t>
            </w:r>
          </w:p>
        </w:tc>
      </w:tr>
      <w:tr w:rsidR="002425B0" w:rsidRPr="000D2ED8" w14:paraId="1D1F24CA" w14:textId="77777777" w:rsidTr="00665ABD">
        <w:trPr>
          <w:cantSplit/>
          <w:trHeight w:val="454"/>
          <w:jc w:val="center"/>
        </w:trPr>
        <w:tc>
          <w:tcPr>
            <w:tcW w:w="737" w:type="dxa"/>
            <w:vAlign w:val="center"/>
          </w:tcPr>
          <w:p w14:paraId="43744B36"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5F76327A" w14:textId="77777777" w:rsidR="002425B0" w:rsidRPr="000D2ED8" w:rsidRDefault="002425B0" w:rsidP="00665ABD">
            <w:pPr>
              <w:spacing w:after="20"/>
              <w:rPr>
                <w:color w:val="00586F"/>
              </w:rPr>
            </w:pPr>
            <w:r w:rsidRPr="000D2ED8">
              <w:rPr>
                <w:color w:val="00586F"/>
              </w:rPr>
              <w:t>Header</w:t>
            </w:r>
          </w:p>
        </w:tc>
        <w:tc>
          <w:tcPr>
            <w:tcW w:w="6746" w:type="dxa"/>
            <w:vAlign w:val="center"/>
          </w:tcPr>
          <w:p w14:paraId="547B66AF" w14:textId="77777777" w:rsidR="002425B0" w:rsidRPr="000D2ED8" w:rsidRDefault="002425B0" w:rsidP="00665ABD">
            <w:pPr>
              <w:spacing w:after="20"/>
              <w:rPr>
                <w:color w:val="00586F"/>
              </w:rPr>
            </w:pPr>
            <w:r w:rsidRPr="000D2ED8">
              <w:rPr>
                <w:color w:val="00586F"/>
              </w:rPr>
              <w:t>Không thiết lập</w:t>
            </w:r>
          </w:p>
        </w:tc>
      </w:tr>
      <w:tr w:rsidR="002425B0" w:rsidRPr="000D2ED8" w14:paraId="69B617D7" w14:textId="77777777" w:rsidTr="00665ABD">
        <w:trPr>
          <w:cantSplit/>
          <w:trHeight w:val="454"/>
          <w:jc w:val="center"/>
        </w:trPr>
        <w:tc>
          <w:tcPr>
            <w:tcW w:w="737" w:type="dxa"/>
            <w:vAlign w:val="center"/>
          </w:tcPr>
          <w:p w14:paraId="4ED30B5C" w14:textId="77777777" w:rsidR="002425B0" w:rsidRPr="000D2ED8" w:rsidRDefault="002425B0" w:rsidP="002425B0">
            <w:pPr>
              <w:numPr>
                <w:ilvl w:val="0"/>
                <w:numId w:val="11"/>
              </w:numPr>
              <w:spacing w:after="20" w:line="288" w:lineRule="auto"/>
              <w:jc w:val="center"/>
              <w:rPr>
                <w:color w:val="00586F"/>
              </w:rPr>
            </w:pPr>
          </w:p>
        </w:tc>
        <w:tc>
          <w:tcPr>
            <w:tcW w:w="2480" w:type="dxa"/>
            <w:vAlign w:val="center"/>
          </w:tcPr>
          <w:p w14:paraId="1167A82F" w14:textId="77777777" w:rsidR="002425B0" w:rsidRPr="000D2ED8" w:rsidRDefault="002425B0" w:rsidP="00665ABD">
            <w:pPr>
              <w:spacing w:after="20"/>
              <w:rPr>
                <w:color w:val="00586F"/>
              </w:rPr>
            </w:pPr>
            <w:r w:rsidRPr="000D2ED8">
              <w:rPr>
                <w:color w:val="00586F"/>
              </w:rPr>
              <w:t>Footer</w:t>
            </w:r>
          </w:p>
        </w:tc>
        <w:tc>
          <w:tcPr>
            <w:tcW w:w="6746" w:type="dxa"/>
            <w:vAlign w:val="center"/>
          </w:tcPr>
          <w:p w14:paraId="50ABCBCB" w14:textId="77777777" w:rsidR="002425B0" w:rsidRPr="000D2ED8" w:rsidRDefault="002425B0" w:rsidP="00665ABD">
            <w:pPr>
              <w:spacing w:after="20"/>
              <w:rPr>
                <w:color w:val="00586F"/>
              </w:rPr>
            </w:pPr>
            <w:r w:rsidRPr="000D2ED8">
              <w:rPr>
                <w:color w:val="00586F"/>
              </w:rPr>
              <w:t>Không thiết lập</w:t>
            </w:r>
          </w:p>
        </w:tc>
      </w:tr>
    </w:tbl>
    <w:p w14:paraId="09BD7EEE" w14:textId="77777777" w:rsidR="002425B0" w:rsidRPr="004F2B3D" w:rsidRDefault="002425B0" w:rsidP="002425B0">
      <w:pPr>
        <w:pStyle w:val="Heading2"/>
        <w:pageBreakBefore/>
        <w:rPr>
          <w:rFonts w:hint="eastAsia"/>
        </w:rPr>
      </w:pPr>
      <w:bookmarkStart w:id="7" w:name="_Toc890717425"/>
      <w:r w:rsidRPr="004F2B3D">
        <w:lastRenderedPageBreak/>
        <w:t>Yêu cầu nghiệp vụ chi tiết</w:t>
      </w:r>
      <w:bookmarkEnd w:id="7"/>
    </w:p>
    <w:p w14:paraId="45BB328C" w14:textId="77777777" w:rsidR="002425B0" w:rsidRPr="000D2ED8" w:rsidRDefault="002425B0" w:rsidP="002425B0">
      <w:pPr>
        <w:numPr>
          <w:ilvl w:val="0"/>
          <w:numId w:val="10"/>
        </w:numPr>
        <w:spacing w:after="40" w:line="288" w:lineRule="auto"/>
        <w:jc w:val="both"/>
        <w:rPr>
          <w:color w:val="00586F"/>
        </w:rPr>
      </w:pPr>
      <w:r w:rsidRPr="000D2ED8">
        <w:rPr>
          <w:color w:val="00586F"/>
        </w:rPr>
        <w:t>Dữ liệu in ra lấy từ hoá đơn bán hàng (Billing Document), xem tại [Tcode] VF03.</w:t>
      </w:r>
    </w:p>
    <w:p w14:paraId="398F06A4" w14:textId="77777777" w:rsidR="002425B0" w:rsidRPr="000D2ED8" w:rsidRDefault="002425B0" w:rsidP="002425B0">
      <w:pPr>
        <w:numPr>
          <w:ilvl w:val="0"/>
          <w:numId w:val="10"/>
        </w:numPr>
        <w:spacing w:after="40" w:line="288" w:lineRule="auto"/>
        <w:jc w:val="both"/>
        <w:rPr>
          <w:color w:val="00586F"/>
        </w:rPr>
      </w:pPr>
      <w:r w:rsidRPr="000D2ED8">
        <w:rPr>
          <w:color w:val="00586F"/>
        </w:rPr>
        <w:t>Dữ liệu trên biểu mẫu được bố cục theo 04 nhóm: (A) Phần đầu biểu mẫu, chỉ tiêu (1) đến (9); (B) Bảng chi tiết hàng hoá, chỉ tiêu (10) đến (16); (C) Khối cộng cuối bảng, chỉ tiêu (17) đến (21); (D) Phần cuối biểu mẫu, chỉ tiêu (22).</w:t>
      </w:r>
    </w:p>
    <w:p w14:paraId="3EFE9CFE" w14:textId="77777777" w:rsidR="002425B0" w:rsidRPr="000D2ED8" w:rsidRDefault="002425B0" w:rsidP="002425B0">
      <w:pPr>
        <w:numPr>
          <w:ilvl w:val="0"/>
          <w:numId w:val="10"/>
        </w:numPr>
        <w:spacing w:after="40" w:line="288" w:lineRule="auto"/>
        <w:jc w:val="both"/>
        <w:rPr>
          <w:color w:val="00586F"/>
        </w:rPr>
      </w:pPr>
      <w:r w:rsidRPr="000D2ED8">
        <w:rPr>
          <w:color w:val="00586F"/>
        </w:rPr>
        <w:t>Chỉ tiêu đánh số liên tục trong một bảng. Tham chiếu chéo trong cột Mô tả kỹ thuật dùng cùng cách đánh số này.</w:t>
      </w:r>
    </w:p>
    <w:p w14:paraId="48D986D4" w14:textId="77777777" w:rsidR="002425B0" w:rsidRPr="004F2B3D" w:rsidRDefault="002425B0" w:rsidP="002425B0">
      <w:pPr>
        <w:pStyle w:val="Heading3"/>
        <w:pageBreakBefore/>
        <w:rPr>
          <w:rFonts w:hint="eastAsia"/>
        </w:rPr>
      </w:pPr>
      <w:bookmarkStart w:id="8" w:name="_Toc1958331605"/>
      <w:r w:rsidRPr="004F2B3D">
        <w:lastRenderedPageBreak/>
        <w:t>Mô tả tham số</w:t>
      </w:r>
      <w:bookmarkEnd w:id="8"/>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37"/>
        <w:gridCol w:w="1191"/>
        <w:gridCol w:w="1587"/>
        <w:gridCol w:w="1389"/>
        <w:gridCol w:w="2381"/>
        <w:gridCol w:w="992"/>
        <w:gridCol w:w="893"/>
        <w:gridCol w:w="1091"/>
      </w:tblGrid>
      <w:tr w:rsidR="002425B0" w:rsidRPr="000D2ED8" w14:paraId="5C55E7DA" w14:textId="77777777" w:rsidTr="4DDD53EB">
        <w:trPr>
          <w:cantSplit/>
          <w:trHeight w:val="454"/>
          <w:tblHeader/>
          <w:jc w:val="center"/>
        </w:trPr>
        <w:tc>
          <w:tcPr>
            <w:tcW w:w="737" w:type="dxa"/>
            <w:shd w:val="clear" w:color="auto" w:fill="00586F"/>
            <w:vAlign w:val="center"/>
          </w:tcPr>
          <w:p w14:paraId="5C164297" w14:textId="77777777" w:rsidR="002425B0" w:rsidRPr="000D2ED8" w:rsidRDefault="002425B0" w:rsidP="00665ABD">
            <w:pPr>
              <w:spacing w:after="20"/>
              <w:jc w:val="center"/>
              <w:rPr>
                <w:color w:val="FFFFFF" w:themeColor="background1"/>
              </w:rPr>
            </w:pPr>
            <w:r w:rsidRPr="000D2ED8">
              <w:rPr>
                <w:b/>
                <w:color w:val="FFFFFF" w:themeColor="background1"/>
              </w:rPr>
              <w:t>STT</w:t>
            </w:r>
          </w:p>
        </w:tc>
        <w:tc>
          <w:tcPr>
            <w:tcW w:w="1191" w:type="dxa"/>
            <w:shd w:val="clear" w:color="auto" w:fill="00586F"/>
            <w:vAlign w:val="center"/>
          </w:tcPr>
          <w:p w14:paraId="5D0570F2" w14:textId="77777777" w:rsidR="002425B0" w:rsidRPr="000D2ED8" w:rsidRDefault="002425B0" w:rsidP="00665ABD">
            <w:pPr>
              <w:spacing w:after="20"/>
              <w:jc w:val="center"/>
              <w:rPr>
                <w:color w:val="FFFFFF" w:themeColor="background1"/>
              </w:rPr>
            </w:pPr>
            <w:r w:rsidRPr="000D2ED8">
              <w:rPr>
                <w:b/>
                <w:color w:val="FFFFFF" w:themeColor="background1"/>
              </w:rPr>
              <w:t>Tham số</w:t>
            </w:r>
          </w:p>
        </w:tc>
        <w:tc>
          <w:tcPr>
            <w:tcW w:w="1587" w:type="dxa"/>
            <w:shd w:val="clear" w:color="auto" w:fill="00586F"/>
            <w:vAlign w:val="center"/>
          </w:tcPr>
          <w:p w14:paraId="34CAE8CE" w14:textId="77777777" w:rsidR="002425B0" w:rsidRPr="000D2ED8" w:rsidRDefault="002425B0" w:rsidP="00665ABD">
            <w:pPr>
              <w:spacing w:after="20"/>
              <w:jc w:val="center"/>
              <w:rPr>
                <w:color w:val="FFFFFF" w:themeColor="background1"/>
              </w:rPr>
            </w:pPr>
            <w:r w:rsidRPr="000D2ED8">
              <w:rPr>
                <w:b/>
                <w:color w:val="FFFFFF" w:themeColor="background1"/>
              </w:rPr>
              <w:t>Mô tả</w:t>
            </w:r>
          </w:p>
        </w:tc>
        <w:tc>
          <w:tcPr>
            <w:tcW w:w="1389" w:type="dxa"/>
            <w:shd w:val="clear" w:color="auto" w:fill="00586F"/>
            <w:vAlign w:val="center"/>
          </w:tcPr>
          <w:p w14:paraId="6751E819" w14:textId="77777777" w:rsidR="002425B0" w:rsidRPr="000D2ED8" w:rsidRDefault="002425B0" w:rsidP="00665ABD">
            <w:pPr>
              <w:spacing w:after="20"/>
              <w:jc w:val="center"/>
              <w:rPr>
                <w:color w:val="FFFFFF" w:themeColor="background1"/>
              </w:rPr>
            </w:pPr>
            <w:r w:rsidRPr="000D2ED8">
              <w:rPr>
                <w:b/>
                <w:color w:val="FFFFFF" w:themeColor="background1"/>
              </w:rPr>
              <w:t>Loại tham số</w:t>
            </w:r>
          </w:p>
        </w:tc>
        <w:tc>
          <w:tcPr>
            <w:tcW w:w="2381" w:type="dxa"/>
            <w:shd w:val="clear" w:color="auto" w:fill="00586F"/>
            <w:vAlign w:val="center"/>
          </w:tcPr>
          <w:p w14:paraId="4C41E8F0" w14:textId="77777777" w:rsidR="002425B0" w:rsidRPr="000D2ED8" w:rsidRDefault="002425B0" w:rsidP="00665ABD">
            <w:pPr>
              <w:spacing w:after="20"/>
              <w:jc w:val="center"/>
              <w:rPr>
                <w:color w:val="FFFFFF" w:themeColor="background1"/>
              </w:rPr>
            </w:pPr>
            <w:r w:rsidRPr="000D2ED8">
              <w:rPr>
                <w:b/>
                <w:color w:val="FFFFFF" w:themeColor="background1"/>
              </w:rPr>
              <w:t>Điều kiện lọc</w:t>
            </w:r>
          </w:p>
        </w:tc>
        <w:tc>
          <w:tcPr>
            <w:tcW w:w="992" w:type="dxa"/>
            <w:shd w:val="clear" w:color="auto" w:fill="00586F"/>
            <w:vAlign w:val="center"/>
          </w:tcPr>
          <w:p w14:paraId="17922192" w14:textId="77777777" w:rsidR="002425B0" w:rsidRPr="000D2ED8" w:rsidRDefault="002425B0" w:rsidP="00665ABD">
            <w:pPr>
              <w:spacing w:after="20"/>
              <w:jc w:val="center"/>
              <w:rPr>
                <w:color w:val="FFFFFF" w:themeColor="background1"/>
              </w:rPr>
            </w:pPr>
            <w:r w:rsidRPr="000D2ED8">
              <w:rPr>
                <w:b/>
                <w:color w:val="FFFFFF" w:themeColor="background1"/>
              </w:rPr>
              <w:t>Giá trị mặc định</w:t>
            </w:r>
          </w:p>
        </w:tc>
        <w:tc>
          <w:tcPr>
            <w:tcW w:w="893" w:type="dxa"/>
            <w:shd w:val="clear" w:color="auto" w:fill="00586F"/>
            <w:vAlign w:val="center"/>
          </w:tcPr>
          <w:p w14:paraId="5C1EA478" w14:textId="77777777" w:rsidR="002425B0" w:rsidRPr="000D2ED8" w:rsidRDefault="002425B0" w:rsidP="00665ABD">
            <w:pPr>
              <w:spacing w:after="20"/>
              <w:jc w:val="center"/>
              <w:rPr>
                <w:color w:val="FFFFFF" w:themeColor="background1"/>
              </w:rPr>
            </w:pPr>
            <w:r w:rsidRPr="000D2ED8">
              <w:rPr>
                <w:b/>
                <w:color w:val="FFFFFF" w:themeColor="background1"/>
              </w:rPr>
              <w:t>Bắt buộc</w:t>
            </w:r>
          </w:p>
        </w:tc>
        <w:tc>
          <w:tcPr>
            <w:tcW w:w="1091" w:type="dxa"/>
            <w:shd w:val="clear" w:color="auto" w:fill="00586F"/>
            <w:vAlign w:val="center"/>
          </w:tcPr>
          <w:p w14:paraId="1E9885E8" w14:textId="77777777" w:rsidR="002425B0" w:rsidRPr="000D2ED8" w:rsidRDefault="002425B0" w:rsidP="00665ABD">
            <w:pPr>
              <w:spacing w:after="20"/>
              <w:jc w:val="center"/>
              <w:rPr>
                <w:color w:val="FFFFFF" w:themeColor="background1"/>
              </w:rPr>
            </w:pPr>
            <w:r w:rsidRPr="000D2ED8">
              <w:rPr>
                <w:b/>
                <w:color w:val="FFFFFF" w:themeColor="background1"/>
              </w:rPr>
              <w:t>Tham số phụ thuộc</w:t>
            </w:r>
          </w:p>
        </w:tc>
      </w:tr>
      <w:tr w:rsidR="002425B0" w:rsidRPr="000D2ED8" w14:paraId="0779237F" w14:textId="77777777" w:rsidTr="4DDD53EB">
        <w:trPr>
          <w:cantSplit/>
          <w:trHeight w:val="454"/>
          <w:jc w:val="center"/>
        </w:trPr>
        <w:tc>
          <w:tcPr>
            <w:tcW w:w="737" w:type="dxa"/>
            <w:vAlign w:val="center"/>
          </w:tcPr>
          <w:p w14:paraId="66AC767A"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014A0FD3" w14:textId="77777777" w:rsidR="002425B0" w:rsidRPr="000D2ED8" w:rsidRDefault="002425B0" w:rsidP="00665ABD">
            <w:pPr>
              <w:spacing w:after="20"/>
              <w:rPr>
                <w:color w:val="00586F"/>
              </w:rPr>
            </w:pPr>
            <w:r w:rsidRPr="000D2ED8">
              <w:rPr>
                <w:color w:val="00586F"/>
              </w:rPr>
              <w:t>Số hoá đơn</w:t>
            </w:r>
          </w:p>
        </w:tc>
        <w:tc>
          <w:tcPr>
            <w:tcW w:w="1587" w:type="dxa"/>
            <w:vAlign w:val="center"/>
          </w:tcPr>
          <w:p w14:paraId="114DBB8A" w14:textId="77777777" w:rsidR="002425B0" w:rsidRPr="000D2ED8" w:rsidRDefault="002425B0" w:rsidP="00665ABD">
            <w:pPr>
              <w:spacing w:after="20"/>
              <w:rPr>
                <w:color w:val="00586F"/>
              </w:rPr>
            </w:pPr>
            <w:r w:rsidRPr="000D2ED8">
              <w:rPr>
                <w:color w:val="00586F"/>
              </w:rPr>
              <w:t>Hoá đơn bán hàng cần in bảng kê</w:t>
            </w:r>
          </w:p>
        </w:tc>
        <w:tc>
          <w:tcPr>
            <w:tcW w:w="1389" w:type="dxa"/>
            <w:vAlign w:val="center"/>
          </w:tcPr>
          <w:p w14:paraId="6E206536" w14:textId="77777777" w:rsidR="002425B0" w:rsidRPr="000D2ED8" w:rsidRDefault="002425B0" w:rsidP="00665ABD">
            <w:pPr>
              <w:spacing w:after="20"/>
              <w:rPr>
                <w:color w:val="00586F"/>
              </w:rPr>
            </w:pPr>
            <w:r w:rsidRPr="000D2ED8">
              <w:rPr>
                <w:color w:val="00586F"/>
              </w:rPr>
              <w:t>Multiple values (Search help)</w:t>
            </w:r>
          </w:p>
        </w:tc>
        <w:tc>
          <w:tcPr>
            <w:tcW w:w="2381" w:type="dxa"/>
            <w:vAlign w:val="center"/>
          </w:tcPr>
          <w:p w14:paraId="6BD7CA47" w14:textId="77777777" w:rsidR="002425B0" w:rsidRPr="000D2ED8" w:rsidRDefault="002425B0" w:rsidP="00665ABD">
            <w:pPr>
              <w:spacing w:after="20"/>
              <w:rPr>
                <w:color w:val="00586F"/>
              </w:rPr>
            </w:pPr>
            <w:r w:rsidRPr="000D2ED8">
              <w:rPr>
                <w:color w:val="00586F"/>
              </w:rPr>
              <w:t>Chỉ lấy hoá đơn có loại thuộc tham số (3).</w:t>
            </w:r>
          </w:p>
          <w:p w14:paraId="5077FF8D" w14:textId="77777777" w:rsidR="002425B0" w:rsidRPr="000D2ED8" w:rsidRDefault="002425B0" w:rsidP="00665ABD">
            <w:pPr>
              <w:spacing w:after="20"/>
              <w:rPr>
                <w:color w:val="00586F"/>
              </w:rPr>
            </w:pPr>
            <w:r w:rsidRPr="000D2ED8">
              <w:rPr>
                <w:color w:val="00586F"/>
              </w:rPr>
              <w:t>Search help hiển thị danh sách chọn theo [Field] Billing Date và [Field] Sales organization.</w:t>
            </w:r>
          </w:p>
          <w:p w14:paraId="2693A482" w14:textId="77777777" w:rsidR="002425B0" w:rsidRPr="000D2ED8" w:rsidRDefault="002425B0" w:rsidP="00665ABD">
            <w:pPr>
              <w:spacing w:after="20"/>
              <w:rPr>
                <w:color w:val="00586F"/>
              </w:rPr>
            </w:pPr>
            <w:r w:rsidRPr="000D2ED8">
              <w:rPr>
                <w:color w:val="00586F"/>
              </w:rPr>
              <w:t>[Screen Field] Billing document: VBRK-VBELN</w:t>
            </w:r>
          </w:p>
        </w:tc>
        <w:tc>
          <w:tcPr>
            <w:tcW w:w="992" w:type="dxa"/>
            <w:vAlign w:val="center"/>
          </w:tcPr>
          <w:p w14:paraId="091AD25E" w14:textId="77777777" w:rsidR="002425B0" w:rsidRPr="000D2ED8" w:rsidRDefault="002425B0" w:rsidP="00665ABD">
            <w:pPr>
              <w:spacing w:after="20"/>
              <w:rPr>
                <w:color w:val="00586F"/>
              </w:rPr>
            </w:pPr>
            <w:r w:rsidRPr="000D2ED8">
              <w:rPr>
                <w:color w:val="00586F"/>
              </w:rPr>
              <w:t>NA</w:t>
            </w:r>
          </w:p>
        </w:tc>
        <w:tc>
          <w:tcPr>
            <w:tcW w:w="893" w:type="dxa"/>
            <w:vAlign w:val="center"/>
          </w:tcPr>
          <w:p w14:paraId="65050A08" w14:textId="77777777" w:rsidR="002425B0" w:rsidRPr="000D2ED8" w:rsidRDefault="002425B0" w:rsidP="00665ABD">
            <w:pPr>
              <w:spacing w:after="20"/>
              <w:rPr>
                <w:color w:val="00586F"/>
              </w:rPr>
            </w:pPr>
            <w:r w:rsidRPr="000D2ED8">
              <w:rPr>
                <w:color w:val="00586F"/>
              </w:rPr>
              <w:t>Yes</w:t>
            </w:r>
          </w:p>
        </w:tc>
        <w:tc>
          <w:tcPr>
            <w:tcW w:w="1091" w:type="dxa"/>
            <w:vAlign w:val="center"/>
          </w:tcPr>
          <w:p w14:paraId="0D5EC35B" w14:textId="77777777" w:rsidR="002425B0" w:rsidRPr="000D2ED8" w:rsidRDefault="002425B0" w:rsidP="00665ABD">
            <w:pPr>
              <w:spacing w:after="20"/>
              <w:rPr>
                <w:color w:val="00586F"/>
              </w:rPr>
            </w:pPr>
            <w:r w:rsidRPr="000D2ED8">
              <w:rPr>
                <w:color w:val="00586F"/>
              </w:rPr>
              <w:t>Giới hạn theo tham số (2) đến (7)</w:t>
            </w:r>
          </w:p>
        </w:tc>
      </w:tr>
      <w:tr w:rsidR="002425B0" w:rsidRPr="000D2ED8" w14:paraId="1EE8E0DE" w14:textId="77777777" w:rsidTr="4DDD53EB">
        <w:trPr>
          <w:cantSplit/>
          <w:trHeight w:val="454"/>
          <w:jc w:val="center"/>
        </w:trPr>
        <w:tc>
          <w:tcPr>
            <w:tcW w:w="737" w:type="dxa"/>
            <w:vAlign w:val="center"/>
          </w:tcPr>
          <w:p w14:paraId="4D5383C5"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17F30518" w14:textId="77777777" w:rsidR="002425B0" w:rsidRPr="000D2ED8" w:rsidRDefault="002425B0" w:rsidP="00665ABD">
            <w:pPr>
              <w:spacing w:after="20"/>
              <w:rPr>
                <w:color w:val="00586F"/>
              </w:rPr>
            </w:pPr>
            <w:r w:rsidRPr="000D2ED8">
              <w:rPr>
                <w:color w:val="00586F"/>
              </w:rPr>
              <w:t>Ngày hoá đơn</w:t>
            </w:r>
          </w:p>
        </w:tc>
        <w:tc>
          <w:tcPr>
            <w:tcW w:w="1587" w:type="dxa"/>
            <w:vAlign w:val="center"/>
          </w:tcPr>
          <w:p w14:paraId="61172C1B" w14:textId="77777777" w:rsidR="002425B0" w:rsidRPr="000D2ED8" w:rsidRDefault="002425B0" w:rsidP="00665ABD">
            <w:pPr>
              <w:spacing w:after="20"/>
              <w:rPr>
                <w:color w:val="00586F"/>
              </w:rPr>
            </w:pPr>
            <w:r w:rsidRPr="000D2ED8">
              <w:rPr>
                <w:color w:val="00586F"/>
              </w:rPr>
              <w:t>Ngày lập hoá đơn; dùng để giới hạn danh sách chứng từ và in lên chỉ tiêu (4) và (5)</w:t>
            </w:r>
          </w:p>
        </w:tc>
        <w:tc>
          <w:tcPr>
            <w:tcW w:w="1389" w:type="dxa"/>
            <w:vAlign w:val="center"/>
          </w:tcPr>
          <w:p w14:paraId="5103DF19" w14:textId="77777777" w:rsidR="002425B0" w:rsidRPr="000D2ED8" w:rsidRDefault="002425B0" w:rsidP="00665ABD">
            <w:pPr>
              <w:spacing w:after="20"/>
              <w:rPr>
                <w:color w:val="00586F"/>
              </w:rPr>
            </w:pPr>
            <w:r w:rsidRPr="000D2ED8">
              <w:rPr>
                <w:color w:val="00586F"/>
              </w:rPr>
              <w:t>Date range (From, To)</w:t>
            </w:r>
          </w:p>
        </w:tc>
        <w:tc>
          <w:tcPr>
            <w:tcW w:w="2381" w:type="dxa"/>
            <w:vAlign w:val="center"/>
          </w:tcPr>
          <w:p w14:paraId="1C92B360" w14:textId="77777777" w:rsidR="002425B0" w:rsidRPr="000D2ED8" w:rsidRDefault="002425B0" w:rsidP="00665ABD">
            <w:pPr>
              <w:spacing w:after="20"/>
              <w:rPr>
                <w:color w:val="00586F"/>
              </w:rPr>
            </w:pPr>
            <w:r w:rsidRPr="000D2ED8">
              <w:rPr>
                <w:color w:val="00586F"/>
              </w:rPr>
              <w:t>[Screen Field] Billing Date: VBRK-FKDAT</w:t>
            </w:r>
          </w:p>
        </w:tc>
        <w:tc>
          <w:tcPr>
            <w:tcW w:w="992" w:type="dxa"/>
            <w:vAlign w:val="center"/>
          </w:tcPr>
          <w:p w14:paraId="42F835ED" w14:textId="77777777" w:rsidR="002425B0" w:rsidRPr="000D2ED8" w:rsidRDefault="002425B0" w:rsidP="00665ABD">
            <w:pPr>
              <w:spacing w:after="20"/>
              <w:rPr>
                <w:color w:val="00586F"/>
              </w:rPr>
            </w:pPr>
            <w:r w:rsidRPr="000D2ED8">
              <w:rPr>
                <w:color w:val="00586F"/>
              </w:rPr>
              <w:t>Từ ngày đầu tháng hiện tại đến ngày hiện tại</w:t>
            </w:r>
          </w:p>
        </w:tc>
        <w:tc>
          <w:tcPr>
            <w:tcW w:w="893" w:type="dxa"/>
            <w:vAlign w:val="center"/>
          </w:tcPr>
          <w:p w14:paraId="4739ACF3" w14:textId="77777777" w:rsidR="002425B0" w:rsidRPr="000D2ED8" w:rsidRDefault="002425B0" w:rsidP="00665ABD">
            <w:pPr>
              <w:spacing w:after="20"/>
              <w:rPr>
                <w:color w:val="00586F"/>
              </w:rPr>
            </w:pPr>
            <w:r w:rsidRPr="000D2ED8">
              <w:rPr>
                <w:color w:val="00586F"/>
              </w:rPr>
              <w:t>Yes</w:t>
            </w:r>
          </w:p>
        </w:tc>
        <w:tc>
          <w:tcPr>
            <w:tcW w:w="1091" w:type="dxa"/>
            <w:vAlign w:val="center"/>
          </w:tcPr>
          <w:p w14:paraId="0AACB6AE"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7067A23C" w14:textId="77777777" w:rsidTr="4DDD53EB">
        <w:trPr>
          <w:cantSplit/>
          <w:trHeight w:val="454"/>
          <w:jc w:val="center"/>
        </w:trPr>
        <w:tc>
          <w:tcPr>
            <w:tcW w:w="737" w:type="dxa"/>
            <w:vAlign w:val="center"/>
          </w:tcPr>
          <w:p w14:paraId="67076C34"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22CEF2A4" w14:textId="77777777" w:rsidR="002425B0" w:rsidRPr="000D2ED8" w:rsidRDefault="002425B0" w:rsidP="00665ABD">
            <w:pPr>
              <w:spacing w:after="20"/>
              <w:rPr>
                <w:color w:val="00586F"/>
              </w:rPr>
            </w:pPr>
            <w:r w:rsidRPr="000D2ED8">
              <w:rPr>
                <w:color w:val="00586F"/>
              </w:rPr>
              <w:t>Loại hoá đơn</w:t>
            </w:r>
          </w:p>
        </w:tc>
        <w:tc>
          <w:tcPr>
            <w:tcW w:w="1587" w:type="dxa"/>
            <w:vAlign w:val="center"/>
          </w:tcPr>
          <w:p w14:paraId="783F38B2" w14:textId="77777777" w:rsidR="002425B0" w:rsidRPr="000D2ED8" w:rsidRDefault="002425B0" w:rsidP="00665ABD">
            <w:pPr>
              <w:spacing w:after="20"/>
              <w:rPr>
                <w:color w:val="00586F"/>
              </w:rPr>
            </w:pPr>
            <w:r w:rsidRPr="000D2ED8">
              <w:rPr>
                <w:color w:val="00586F"/>
              </w:rPr>
              <w:t>Loại hoá đơn được đưa lên bảng kê</w:t>
            </w:r>
          </w:p>
        </w:tc>
        <w:tc>
          <w:tcPr>
            <w:tcW w:w="1389" w:type="dxa"/>
            <w:vAlign w:val="center"/>
          </w:tcPr>
          <w:p w14:paraId="2C6EEA91" w14:textId="77777777" w:rsidR="002425B0" w:rsidRPr="000D2ED8" w:rsidRDefault="002425B0" w:rsidP="00665ABD">
            <w:pPr>
              <w:spacing w:after="20"/>
              <w:rPr>
                <w:color w:val="00586F"/>
              </w:rPr>
            </w:pPr>
            <w:r w:rsidRPr="000D2ED8">
              <w:rPr>
                <w:color w:val="00586F"/>
              </w:rPr>
              <w:t>Multiple values (Search help)</w:t>
            </w:r>
          </w:p>
        </w:tc>
        <w:tc>
          <w:tcPr>
            <w:tcW w:w="2381" w:type="dxa"/>
            <w:vAlign w:val="center"/>
          </w:tcPr>
          <w:p w14:paraId="362997B7" w14:textId="77777777" w:rsidR="002425B0" w:rsidRPr="000D2ED8" w:rsidRDefault="002425B0" w:rsidP="00665ABD">
            <w:pPr>
              <w:spacing w:after="20"/>
              <w:rPr>
                <w:color w:val="00586F"/>
              </w:rPr>
            </w:pPr>
            <w:r w:rsidRPr="000D2ED8">
              <w:rPr>
                <w:color w:val="00586F"/>
              </w:rPr>
              <w:t>[Screen Field] Billing Type: VBRK-FKART</w:t>
            </w:r>
          </w:p>
        </w:tc>
        <w:tc>
          <w:tcPr>
            <w:tcW w:w="992" w:type="dxa"/>
            <w:vAlign w:val="center"/>
          </w:tcPr>
          <w:p w14:paraId="74AE158E" w14:textId="5AA0AD3B" w:rsidR="002425B0" w:rsidRPr="000D2ED8" w:rsidRDefault="4B6A95FD" w:rsidP="00665ABD">
            <w:pPr>
              <w:spacing w:after="20"/>
              <w:rPr>
                <w:color w:val="00586F"/>
              </w:rPr>
            </w:pPr>
            <w:r w:rsidRPr="000D2ED8">
              <w:rPr>
                <w:color w:val="00586F"/>
              </w:rPr>
              <w:t>NA</w:t>
            </w:r>
          </w:p>
        </w:tc>
        <w:tc>
          <w:tcPr>
            <w:tcW w:w="893" w:type="dxa"/>
            <w:vAlign w:val="center"/>
          </w:tcPr>
          <w:p w14:paraId="557DCCC4" w14:textId="77777777" w:rsidR="002425B0" w:rsidRPr="000D2ED8" w:rsidRDefault="002425B0" w:rsidP="00665ABD">
            <w:pPr>
              <w:spacing w:after="20"/>
              <w:rPr>
                <w:color w:val="00586F"/>
              </w:rPr>
            </w:pPr>
            <w:r w:rsidRPr="000D2ED8">
              <w:rPr>
                <w:color w:val="00586F"/>
              </w:rPr>
              <w:t>Yes</w:t>
            </w:r>
          </w:p>
        </w:tc>
        <w:tc>
          <w:tcPr>
            <w:tcW w:w="1091" w:type="dxa"/>
            <w:vAlign w:val="center"/>
          </w:tcPr>
          <w:p w14:paraId="56254F7F"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736C8FD0" w14:textId="77777777" w:rsidTr="4DDD53EB">
        <w:trPr>
          <w:cantSplit/>
          <w:trHeight w:val="454"/>
          <w:jc w:val="center"/>
        </w:trPr>
        <w:tc>
          <w:tcPr>
            <w:tcW w:w="737" w:type="dxa"/>
            <w:vAlign w:val="center"/>
          </w:tcPr>
          <w:p w14:paraId="52C7D59A"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575A4DE2" w14:textId="77777777" w:rsidR="002425B0" w:rsidRPr="000D2ED8" w:rsidRDefault="002425B0" w:rsidP="00665ABD">
            <w:pPr>
              <w:spacing w:after="20"/>
              <w:rPr>
                <w:color w:val="00586F"/>
              </w:rPr>
            </w:pPr>
            <w:r w:rsidRPr="000D2ED8">
              <w:rPr>
                <w:color w:val="00586F"/>
              </w:rPr>
              <w:t>Tổ chức bán hàng</w:t>
            </w:r>
          </w:p>
        </w:tc>
        <w:tc>
          <w:tcPr>
            <w:tcW w:w="1587" w:type="dxa"/>
            <w:vAlign w:val="center"/>
          </w:tcPr>
          <w:p w14:paraId="3E6AC83E" w14:textId="77777777" w:rsidR="002425B0" w:rsidRPr="000D2ED8" w:rsidRDefault="002425B0" w:rsidP="00665ABD">
            <w:pPr>
              <w:spacing w:after="20"/>
              <w:rPr>
                <w:color w:val="00586F"/>
              </w:rPr>
            </w:pPr>
            <w:r w:rsidRPr="000D2ED8">
              <w:rPr>
                <w:color w:val="00586F"/>
              </w:rPr>
              <w:t>Tổ chức bán hàng của hoá đơn</w:t>
            </w:r>
          </w:p>
        </w:tc>
        <w:tc>
          <w:tcPr>
            <w:tcW w:w="1389" w:type="dxa"/>
            <w:vAlign w:val="center"/>
          </w:tcPr>
          <w:p w14:paraId="2190D701" w14:textId="77777777" w:rsidR="002425B0" w:rsidRPr="000D2ED8" w:rsidRDefault="002425B0" w:rsidP="00665ABD">
            <w:pPr>
              <w:spacing w:after="20"/>
              <w:rPr>
                <w:color w:val="00586F"/>
              </w:rPr>
            </w:pPr>
            <w:r w:rsidRPr="000D2ED8">
              <w:rPr>
                <w:color w:val="00586F"/>
              </w:rPr>
              <w:t>Multiple values (Search help)</w:t>
            </w:r>
          </w:p>
        </w:tc>
        <w:tc>
          <w:tcPr>
            <w:tcW w:w="2381" w:type="dxa"/>
            <w:vAlign w:val="center"/>
          </w:tcPr>
          <w:p w14:paraId="4C950B18" w14:textId="77777777" w:rsidR="002425B0" w:rsidRPr="000D2ED8" w:rsidRDefault="002425B0" w:rsidP="00665ABD">
            <w:pPr>
              <w:spacing w:after="20"/>
              <w:rPr>
                <w:color w:val="00586F"/>
              </w:rPr>
            </w:pPr>
            <w:r w:rsidRPr="000D2ED8">
              <w:rPr>
                <w:color w:val="00586F"/>
              </w:rPr>
              <w:t>[Screen Field] Sales organization: VBRK-VKORG</w:t>
            </w:r>
          </w:p>
        </w:tc>
        <w:tc>
          <w:tcPr>
            <w:tcW w:w="992" w:type="dxa"/>
            <w:vAlign w:val="center"/>
          </w:tcPr>
          <w:p w14:paraId="0CD7675F" w14:textId="77777777" w:rsidR="002425B0" w:rsidRPr="000D2ED8" w:rsidRDefault="002425B0" w:rsidP="00665ABD">
            <w:pPr>
              <w:spacing w:after="20"/>
              <w:rPr>
                <w:color w:val="00586F"/>
              </w:rPr>
            </w:pPr>
            <w:r w:rsidRPr="000D2ED8">
              <w:rPr>
                <w:color w:val="00586F"/>
              </w:rPr>
              <w:t>NA</w:t>
            </w:r>
          </w:p>
        </w:tc>
        <w:tc>
          <w:tcPr>
            <w:tcW w:w="893" w:type="dxa"/>
            <w:vAlign w:val="center"/>
          </w:tcPr>
          <w:p w14:paraId="3EA55E36" w14:textId="77777777" w:rsidR="002425B0" w:rsidRPr="000D2ED8" w:rsidRDefault="002425B0" w:rsidP="00665ABD">
            <w:pPr>
              <w:spacing w:after="20"/>
              <w:rPr>
                <w:color w:val="00586F"/>
              </w:rPr>
            </w:pPr>
            <w:r w:rsidRPr="000D2ED8">
              <w:rPr>
                <w:color w:val="00586F"/>
              </w:rPr>
              <w:t>No</w:t>
            </w:r>
          </w:p>
        </w:tc>
        <w:tc>
          <w:tcPr>
            <w:tcW w:w="1091" w:type="dxa"/>
            <w:vAlign w:val="center"/>
          </w:tcPr>
          <w:p w14:paraId="691C0805"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4AD1456E" w14:textId="77777777" w:rsidTr="4DDD53EB">
        <w:trPr>
          <w:cantSplit/>
          <w:trHeight w:val="454"/>
          <w:jc w:val="center"/>
        </w:trPr>
        <w:tc>
          <w:tcPr>
            <w:tcW w:w="737" w:type="dxa"/>
            <w:vAlign w:val="center"/>
          </w:tcPr>
          <w:p w14:paraId="26D62343"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00138F32" w14:textId="77777777" w:rsidR="002425B0" w:rsidRPr="000D2ED8" w:rsidRDefault="002425B0" w:rsidP="00665ABD">
            <w:pPr>
              <w:spacing w:after="20"/>
              <w:rPr>
                <w:color w:val="00586F"/>
              </w:rPr>
            </w:pPr>
            <w:r w:rsidRPr="000D2ED8">
              <w:rPr>
                <w:color w:val="00586F"/>
              </w:rPr>
              <w:t>Kênh phân phối</w:t>
            </w:r>
          </w:p>
        </w:tc>
        <w:tc>
          <w:tcPr>
            <w:tcW w:w="1587" w:type="dxa"/>
            <w:vAlign w:val="center"/>
          </w:tcPr>
          <w:p w14:paraId="09691A14" w14:textId="77777777" w:rsidR="002425B0" w:rsidRPr="000D2ED8" w:rsidRDefault="002425B0" w:rsidP="00665ABD">
            <w:pPr>
              <w:spacing w:after="20"/>
              <w:rPr>
                <w:color w:val="00586F"/>
              </w:rPr>
            </w:pPr>
            <w:r w:rsidRPr="000D2ED8">
              <w:rPr>
                <w:color w:val="00586F"/>
              </w:rPr>
              <w:t>Kênh phân phối của hoá đơn</w:t>
            </w:r>
          </w:p>
        </w:tc>
        <w:tc>
          <w:tcPr>
            <w:tcW w:w="1389" w:type="dxa"/>
            <w:vAlign w:val="center"/>
          </w:tcPr>
          <w:p w14:paraId="201A2B7D" w14:textId="77777777" w:rsidR="002425B0" w:rsidRPr="000D2ED8" w:rsidRDefault="002425B0" w:rsidP="00665ABD">
            <w:pPr>
              <w:spacing w:after="20"/>
              <w:rPr>
                <w:color w:val="00586F"/>
              </w:rPr>
            </w:pPr>
            <w:r w:rsidRPr="000D2ED8">
              <w:rPr>
                <w:color w:val="00586F"/>
              </w:rPr>
              <w:t>Multiple values (Search help)</w:t>
            </w:r>
          </w:p>
        </w:tc>
        <w:tc>
          <w:tcPr>
            <w:tcW w:w="2381" w:type="dxa"/>
            <w:vAlign w:val="center"/>
          </w:tcPr>
          <w:p w14:paraId="270320B7" w14:textId="77777777" w:rsidR="002425B0" w:rsidRPr="000D2ED8" w:rsidRDefault="002425B0" w:rsidP="00665ABD">
            <w:pPr>
              <w:spacing w:after="20"/>
              <w:rPr>
                <w:color w:val="00586F"/>
              </w:rPr>
            </w:pPr>
            <w:r w:rsidRPr="000D2ED8">
              <w:rPr>
                <w:color w:val="00586F"/>
              </w:rPr>
              <w:t>[Screen Field] Distribution Channel: VBRK-VTWEG</w:t>
            </w:r>
          </w:p>
        </w:tc>
        <w:tc>
          <w:tcPr>
            <w:tcW w:w="992" w:type="dxa"/>
            <w:vAlign w:val="center"/>
          </w:tcPr>
          <w:p w14:paraId="3E0AC6A0" w14:textId="77777777" w:rsidR="002425B0" w:rsidRPr="000D2ED8" w:rsidRDefault="002425B0" w:rsidP="00665ABD">
            <w:pPr>
              <w:spacing w:after="20"/>
              <w:rPr>
                <w:color w:val="00586F"/>
              </w:rPr>
            </w:pPr>
            <w:r w:rsidRPr="000D2ED8">
              <w:rPr>
                <w:color w:val="00586F"/>
              </w:rPr>
              <w:t>NA</w:t>
            </w:r>
          </w:p>
        </w:tc>
        <w:tc>
          <w:tcPr>
            <w:tcW w:w="893" w:type="dxa"/>
            <w:vAlign w:val="center"/>
          </w:tcPr>
          <w:p w14:paraId="3E72C02B" w14:textId="77777777" w:rsidR="002425B0" w:rsidRPr="000D2ED8" w:rsidRDefault="002425B0" w:rsidP="00665ABD">
            <w:pPr>
              <w:spacing w:after="20"/>
              <w:rPr>
                <w:color w:val="00586F"/>
              </w:rPr>
            </w:pPr>
            <w:r w:rsidRPr="000D2ED8">
              <w:rPr>
                <w:color w:val="00586F"/>
              </w:rPr>
              <w:t>No</w:t>
            </w:r>
          </w:p>
        </w:tc>
        <w:tc>
          <w:tcPr>
            <w:tcW w:w="1091" w:type="dxa"/>
            <w:vAlign w:val="center"/>
          </w:tcPr>
          <w:p w14:paraId="5342F581"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03C28B73" w14:textId="77777777" w:rsidTr="4DDD53EB">
        <w:trPr>
          <w:cantSplit/>
          <w:trHeight w:val="454"/>
          <w:jc w:val="center"/>
        </w:trPr>
        <w:tc>
          <w:tcPr>
            <w:tcW w:w="737" w:type="dxa"/>
            <w:vAlign w:val="center"/>
          </w:tcPr>
          <w:p w14:paraId="5961788F"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0B5AD97F" w14:textId="77777777" w:rsidR="002425B0" w:rsidRPr="000D2ED8" w:rsidRDefault="002425B0" w:rsidP="00665ABD">
            <w:pPr>
              <w:spacing w:after="20"/>
              <w:rPr>
                <w:color w:val="00586F"/>
              </w:rPr>
            </w:pPr>
            <w:r w:rsidRPr="000D2ED8">
              <w:rPr>
                <w:color w:val="00586F"/>
              </w:rPr>
              <w:t>Nhà thuốc</w:t>
            </w:r>
          </w:p>
        </w:tc>
        <w:tc>
          <w:tcPr>
            <w:tcW w:w="1587" w:type="dxa"/>
            <w:vAlign w:val="center"/>
          </w:tcPr>
          <w:p w14:paraId="3756A4EB" w14:textId="77777777" w:rsidR="002425B0" w:rsidRPr="000D2ED8" w:rsidRDefault="002425B0" w:rsidP="00665ABD">
            <w:pPr>
              <w:spacing w:after="20"/>
              <w:rPr>
                <w:color w:val="00586F"/>
              </w:rPr>
            </w:pPr>
            <w:r w:rsidRPr="000D2ED8">
              <w:rPr>
                <w:color w:val="00586F"/>
              </w:rPr>
              <w:t>Nhà thuốc bán lẻ phát sinh hoá đơn</w:t>
            </w:r>
          </w:p>
        </w:tc>
        <w:tc>
          <w:tcPr>
            <w:tcW w:w="1389" w:type="dxa"/>
            <w:vAlign w:val="center"/>
          </w:tcPr>
          <w:p w14:paraId="1201A5AA" w14:textId="403F2F90" w:rsidR="002425B0" w:rsidRPr="000D2ED8" w:rsidRDefault="00AB1CAE" w:rsidP="00665ABD">
            <w:pPr>
              <w:spacing w:after="20"/>
              <w:rPr>
                <w:color w:val="00586F"/>
              </w:rPr>
            </w:pPr>
            <w:r>
              <w:rPr>
                <w:color w:val="00586F"/>
              </w:rPr>
              <w:t>Single</w:t>
            </w:r>
            <w:r w:rsidR="002425B0" w:rsidRPr="000D2ED8">
              <w:rPr>
                <w:color w:val="00586F"/>
              </w:rPr>
              <w:t xml:space="preserve"> values (Search help)</w:t>
            </w:r>
          </w:p>
        </w:tc>
        <w:tc>
          <w:tcPr>
            <w:tcW w:w="2381" w:type="dxa"/>
            <w:vAlign w:val="center"/>
          </w:tcPr>
          <w:p w14:paraId="643D1983" w14:textId="044E6374" w:rsidR="002425B0" w:rsidRPr="000D2ED8" w:rsidRDefault="002425B0">
            <w:pPr>
              <w:spacing w:after="20"/>
              <w:rPr>
                <w:color w:val="00586F"/>
              </w:rPr>
            </w:pPr>
            <w:r w:rsidRPr="000D2ED8">
              <w:rPr>
                <w:color w:val="00586F"/>
              </w:rPr>
              <w:t xml:space="preserve">[Screen Field] </w:t>
            </w:r>
            <w:r w:rsidR="6B4CC778" w:rsidRPr="000D2ED8">
              <w:rPr>
                <w:color w:val="00586F"/>
              </w:rPr>
              <w:t>Partner Function = SB</w:t>
            </w:r>
          </w:p>
          <w:p w14:paraId="17089D9E" w14:textId="77777777" w:rsidR="002425B0" w:rsidRPr="000D2ED8" w:rsidRDefault="002425B0" w:rsidP="00665ABD">
            <w:pPr>
              <w:spacing w:after="20"/>
              <w:rPr>
                <w:color w:val="00586F"/>
              </w:rPr>
            </w:pPr>
            <w:r w:rsidRPr="000D2ED8">
              <w:rPr>
                <w:color w:val="00586F"/>
              </w:rPr>
              <w:t>Search help hiển thị cột mã và cột tên của nhà thuốc.</w:t>
            </w:r>
          </w:p>
        </w:tc>
        <w:tc>
          <w:tcPr>
            <w:tcW w:w="992" w:type="dxa"/>
            <w:vAlign w:val="center"/>
          </w:tcPr>
          <w:p w14:paraId="409386DF" w14:textId="77777777" w:rsidR="002425B0" w:rsidRPr="000D2ED8" w:rsidRDefault="002425B0" w:rsidP="00665ABD">
            <w:pPr>
              <w:spacing w:after="20"/>
              <w:rPr>
                <w:color w:val="00586F"/>
              </w:rPr>
            </w:pPr>
            <w:r w:rsidRPr="000D2ED8">
              <w:rPr>
                <w:color w:val="00586F"/>
              </w:rPr>
              <w:t>NA</w:t>
            </w:r>
          </w:p>
        </w:tc>
        <w:tc>
          <w:tcPr>
            <w:tcW w:w="893" w:type="dxa"/>
            <w:vAlign w:val="center"/>
          </w:tcPr>
          <w:p w14:paraId="76A9F5FF" w14:textId="77777777" w:rsidR="002425B0" w:rsidRPr="000D2ED8" w:rsidRDefault="002425B0" w:rsidP="00665ABD">
            <w:pPr>
              <w:spacing w:after="20"/>
              <w:rPr>
                <w:color w:val="00586F"/>
              </w:rPr>
            </w:pPr>
            <w:r w:rsidRPr="000D2ED8">
              <w:rPr>
                <w:color w:val="00586F"/>
              </w:rPr>
              <w:t>No</w:t>
            </w:r>
          </w:p>
        </w:tc>
        <w:tc>
          <w:tcPr>
            <w:tcW w:w="1091" w:type="dxa"/>
            <w:vAlign w:val="center"/>
          </w:tcPr>
          <w:p w14:paraId="714F216F"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337A8830" w14:textId="77777777" w:rsidTr="4DDD53EB">
        <w:trPr>
          <w:cantSplit/>
          <w:trHeight w:val="454"/>
          <w:jc w:val="center"/>
        </w:trPr>
        <w:tc>
          <w:tcPr>
            <w:tcW w:w="737" w:type="dxa"/>
            <w:vAlign w:val="center"/>
          </w:tcPr>
          <w:p w14:paraId="596C7273"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306F7E0B" w14:textId="77777777" w:rsidR="002425B0" w:rsidRPr="000D2ED8" w:rsidRDefault="002425B0" w:rsidP="00665ABD">
            <w:pPr>
              <w:spacing w:after="20"/>
              <w:rPr>
                <w:color w:val="00586F"/>
              </w:rPr>
            </w:pPr>
            <w:r w:rsidRPr="000D2ED8">
              <w:rPr>
                <w:color w:val="00586F"/>
              </w:rPr>
              <w:t>Đơn vị mua hàng</w:t>
            </w:r>
          </w:p>
        </w:tc>
        <w:tc>
          <w:tcPr>
            <w:tcW w:w="1587" w:type="dxa"/>
            <w:vAlign w:val="center"/>
          </w:tcPr>
          <w:p w14:paraId="404344C9" w14:textId="77777777" w:rsidR="002425B0" w:rsidRPr="000D2ED8" w:rsidRDefault="002425B0" w:rsidP="00665ABD">
            <w:pPr>
              <w:spacing w:after="20"/>
              <w:rPr>
                <w:color w:val="00586F"/>
              </w:rPr>
            </w:pPr>
            <w:r w:rsidRPr="000D2ED8">
              <w:rPr>
                <w:color w:val="00586F"/>
              </w:rPr>
              <w:t>Đối tác thanh toán ghi trên hoá đơn</w:t>
            </w:r>
          </w:p>
        </w:tc>
        <w:tc>
          <w:tcPr>
            <w:tcW w:w="1389" w:type="dxa"/>
            <w:vAlign w:val="center"/>
          </w:tcPr>
          <w:p w14:paraId="6FB2B639" w14:textId="649A105D" w:rsidR="002425B0" w:rsidRPr="000D2ED8" w:rsidRDefault="002E6B4C" w:rsidP="00665ABD">
            <w:pPr>
              <w:spacing w:after="20"/>
              <w:rPr>
                <w:color w:val="00586F"/>
              </w:rPr>
            </w:pPr>
            <w:r>
              <w:rPr>
                <w:color w:val="00586F"/>
              </w:rPr>
              <w:t>Single</w:t>
            </w:r>
            <w:r w:rsidR="002425B0" w:rsidRPr="000D2ED8">
              <w:rPr>
                <w:color w:val="00586F"/>
              </w:rPr>
              <w:t xml:space="preserve"> values (Search help)</w:t>
            </w:r>
          </w:p>
        </w:tc>
        <w:tc>
          <w:tcPr>
            <w:tcW w:w="2381" w:type="dxa"/>
            <w:vAlign w:val="center"/>
          </w:tcPr>
          <w:p w14:paraId="3605956E" w14:textId="77777777" w:rsidR="002425B0" w:rsidRPr="000D2ED8" w:rsidRDefault="002425B0" w:rsidP="00665ABD">
            <w:pPr>
              <w:spacing w:after="20"/>
              <w:rPr>
                <w:color w:val="00586F"/>
              </w:rPr>
            </w:pPr>
            <w:r w:rsidRPr="000D2ED8">
              <w:rPr>
                <w:color w:val="00586F"/>
              </w:rPr>
              <w:t>[Screen Field] Payer: VBPA-KUNNR, với PARVW bằng 'RG'</w:t>
            </w:r>
          </w:p>
        </w:tc>
        <w:tc>
          <w:tcPr>
            <w:tcW w:w="992" w:type="dxa"/>
            <w:vAlign w:val="center"/>
          </w:tcPr>
          <w:p w14:paraId="0F426605" w14:textId="77777777" w:rsidR="002425B0" w:rsidRPr="000D2ED8" w:rsidRDefault="002425B0" w:rsidP="00665ABD">
            <w:pPr>
              <w:spacing w:after="20"/>
              <w:rPr>
                <w:color w:val="00586F"/>
              </w:rPr>
            </w:pPr>
            <w:r w:rsidRPr="000D2ED8">
              <w:rPr>
                <w:color w:val="00586F"/>
              </w:rPr>
              <w:t>NA</w:t>
            </w:r>
          </w:p>
        </w:tc>
        <w:tc>
          <w:tcPr>
            <w:tcW w:w="893" w:type="dxa"/>
            <w:vAlign w:val="center"/>
          </w:tcPr>
          <w:p w14:paraId="0150851E" w14:textId="77777777" w:rsidR="002425B0" w:rsidRPr="000D2ED8" w:rsidRDefault="002425B0" w:rsidP="00665ABD">
            <w:pPr>
              <w:spacing w:after="20"/>
              <w:rPr>
                <w:color w:val="00586F"/>
              </w:rPr>
            </w:pPr>
            <w:r w:rsidRPr="000D2ED8">
              <w:rPr>
                <w:color w:val="00586F"/>
              </w:rPr>
              <w:t>No</w:t>
            </w:r>
          </w:p>
        </w:tc>
        <w:tc>
          <w:tcPr>
            <w:tcW w:w="1091" w:type="dxa"/>
            <w:vAlign w:val="center"/>
          </w:tcPr>
          <w:p w14:paraId="090F8553" w14:textId="77777777" w:rsidR="002425B0" w:rsidRPr="000D2ED8" w:rsidRDefault="002425B0" w:rsidP="00665ABD">
            <w:pPr>
              <w:spacing w:after="20"/>
              <w:rPr>
                <w:color w:val="00586F"/>
              </w:rPr>
            </w:pPr>
            <w:r w:rsidRPr="000D2ED8">
              <w:rPr>
                <w:color w:val="00586F"/>
              </w:rPr>
              <w:t>Phụ thuộc tham số (1)</w:t>
            </w:r>
          </w:p>
        </w:tc>
      </w:tr>
      <w:tr w:rsidR="002425B0" w:rsidRPr="000D2ED8" w14:paraId="4329816A" w14:textId="77777777" w:rsidTr="4DDD53EB">
        <w:trPr>
          <w:cantSplit/>
          <w:trHeight w:val="454"/>
          <w:jc w:val="center"/>
        </w:trPr>
        <w:tc>
          <w:tcPr>
            <w:tcW w:w="737" w:type="dxa"/>
            <w:vAlign w:val="center"/>
          </w:tcPr>
          <w:p w14:paraId="7EC75FE7" w14:textId="77777777" w:rsidR="002425B0" w:rsidRPr="000D2ED8" w:rsidRDefault="002425B0" w:rsidP="002425B0">
            <w:pPr>
              <w:numPr>
                <w:ilvl w:val="0"/>
                <w:numId w:val="12"/>
              </w:numPr>
              <w:spacing w:after="20" w:line="288" w:lineRule="auto"/>
              <w:jc w:val="center"/>
              <w:rPr>
                <w:color w:val="00586F"/>
              </w:rPr>
            </w:pPr>
          </w:p>
        </w:tc>
        <w:tc>
          <w:tcPr>
            <w:tcW w:w="1191" w:type="dxa"/>
            <w:vAlign w:val="center"/>
          </w:tcPr>
          <w:p w14:paraId="41B72DE5" w14:textId="77777777" w:rsidR="002425B0" w:rsidRPr="000D2ED8" w:rsidRDefault="002425B0" w:rsidP="00665ABD">
            <w:pPr>
              <w:spacing w:after="20"/>
              <w:rPr>
                <w:color w:val="00586F"/>
              </w:rPr>
            </w:pPr>
            <w:r w:rsidRPr="000D2ED8">
              <w:rPr>
                <w:color w:val="00586F"/>
              </w:rPr>
              <w:t>Chế độ đầu ra</w:t>
            </w:r>
          </w:p>
        </w:tc>
        <w:tc>
          <w:tcPr>
            <w:tcW w:w="1587" w:type="dxa"/>
            <w:vAlign w:val="center"/>
          </w:tcPr>
          <w:p w14:paraId="2B688DEC" w14:textId="77777777" w:rsidR="002425B0" w:rsidRPr="000D2ED8" w:rsidRDefault="002425B0" w:rsidP="00665ABD">
            <w:pPr>
              <w:spacing w:after="20"/>
              <w:rPr>
                <w:color w:val="00586F"/>
              </w:rPr>
            </w:pPr>
            <w:r w:rsidRPr="000D2ED8">
              <w:rPr>
                <w:color w:val="00586F"/>
              </w:rPr>
              <w:t>Chế độ đầu ra của biểu mẫu</w:t>
            </w:r>
          </w:p>
        </w:tc>
        <w:tc>
          <w:tcPr>
            <w:tcW w:w="1389" w:type="dxa"/>
            <w:vAlign w:val="center"/>
          </w:tcPr>
          <w:p w14:paraId="65196781" w14:textId="77777777" w:rsidR="002425B0" w:rsidRPr="000D2ED8" w:rsidRDefault="002425B0" w:rsidP="00665ABD">
            <w:pPr>
              <w:spacing w:after="20"/>
              <w:rPr>
                <w:color w:val="00586F"/>
              </w:rPr>
            </w:pPr>
            <w:r w:rsidRPr="000D2ED8">
              <w:rPr>
                <w:color w:val="00586F"/>
              </w:rPr>
              <w:t>Radio button</w:t>
            </w:r>
          </w:p>
        </w:tc>
        <w:tc>
          <w:tcPr>
            <w:tcW w:w="2381" w:type="dxa"/>
            <w:vAlign w:val="center"/>
          </w:tcPr>
          <w:p w14:paraId="1AA4B8BA" w14:textId="77777777" w:rsidR="002425B0" w:rsidRPr="000D2ED8" w:rsidRDefault="002425B0" w:rsidP="00665ABD">
            <w:pPr>
              <w:spacing w:after="20"/>
              <w:rPr>
                <w:color w:val="00586F"/>
              </w:rPr>
            </w:pPr>
            <w:r w:rsidRPr="000D2ED8">
              <w:rPr>
                <w:color w:val="00586F"/>
              </w:rPr>
              <w:t>Ba chế độ trong cùng một nhóm, mỗi lần chạy chỉ chọn được một: Preview (xem trước), Direct Print (in ra máy in), PDF Export (xuất file PDF).</w:t>
            </w:r>
          </w:p>
        </w:tc>
        <w:tc>
          <w:tcPr>
            <w:tcW w:w="992" w:type="dxa"/>
            <w:vAlign w:val="center"/>
          </w:tcPr>
          <w:p w14:paraId="3C4F6A86" w14:textId="77777777" w:rsidR="002425B0" w:rsidRPr="000D2ED8" w:rsidRDefault="002425B0" w:rsidP="00665ABD">
            <w:pPr>
              <w:spacing w:after="20"/>
              <w:rPr>
                <w:color w:val="00586F"/>
              </w:rPr>
            </w:pPr>
            <w:r w:rsidRPr="000D2ED8">
              <w:rPr>
                <w:color w:val="00586F"/>
              </w:rPr>
              <w:t>Preview</w:t>
            </w:r>
          </w:p>
        </w:tc>
        <w:tc>
          <w:tcPr>
            <w:tcW w:w="893" w:type="dxa"/>
            <w:vAlign w:val="center"/>
          </w:tcPr>
          <w:p w14:paraId="4DB65DF0" w14:textId="77777777" w:rsidR="002425B0" w:rsidRPr="000D2ED8" w:rsidRDefault="002425B0" w:rsidP="00665ABD">
            <w:pPr>
              <w:spacing w:after="20"/>
              <w:rPr>
                <w:color w:val="00586F"/>
              </w:rPr>
            </w:pPr>
            <w:r w:rsidRPr="000D2ED8">
              <w:rPr>
                <w:color w:val="00586F"/>
              </w:rPr>
              <w:t>Yes</w:t>
            </w:r>
          </w:p>
        </w:tc>
        <w:tc>
          <w:tcPr>
            <w:tcW w:w="1091" w:type="dxa"/>
            <w:vAlign w:val="center"/>
          </w:tcPr>
          <w:p w14:paraId="683E900F" w14:textId="77777777" w:rsidR="002425B0" w:rsidRPr="000D2ED8" w:rsidRDefault="002425B0" w:rsidP="00665ABD">
            <w:pPr>
              <w:spacing w:after="20"/>
              <w:rPr>
                <w:color w:val="00586F"/>
              </w:rPr>
            </w:pPr>
            <w:r w:rsidRPr="000D2ED8">
              <w:rPr>
                <w:color w:val="00586F"/>
              </w:rPr>
              <w:t>Phụ thuộc tham số (1)</w:t>
            </w:r>
          </w:p>
        </w:tc>
      </w:tr>
    </w:tbl>
    <w:p w14:paraId="2A56A3EA" w14:textId="77777777" w:rsidR="002425B0" w:rsidRPr="004F2B3D" w:rsidRDefault="002425B0" w:rsidP="002425B0">
      <w:pPr>
        <w:pStyle w:val="Heading3"/>
        <w:pageBreakBefore/>
        <w:rPr>
          <w:rFonts w:hint="eastAsia"/>
        </w:rPr>
      </w:pPr>
      <w:bookmarkStart w:id="9" w:name="_Toc1546456485"/>
      <w:r w:rsidRPr="004F2B3D">
        <w:lastRenderedPageBreak/>
        <w:t>Mẫu báo cáo/ chứng từ</w:t>
      </w:r>
      <w:bookmarkEnd w:id="9"/>
    </w:p>
    <w:p w14:paraId="58DB0AC5" w14:textId="77777777" w:rsidR="002425B0" w:rsidRDefault="002425B0" w:rsidP="002425B0">
      <w:pPr>
        <w:rPr>
          <w:color w:val="00586F"/>
        </w:rPr>
      </w:pPr>
      <w:r w:rsidRPr="000D2ED8">
        <w:rPr>
          <w:color w:val="00586F"/>
        </w:rPr>
        <w:t>Số trong ngoặc trên mẫu là số hiệu chỉ tiêu được mô tả tại mục Mô tả các trường trên báo cáo.</w:t>
      </w:r>
    </w:p>
    <w:tbl>
      <w:tblPr>
        <w:tblW w:w="9917"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595"/>
        <w:gridCol w:w="2976"/>
        <w:gridCol w:w="793"/>
        <w:gridCol w:w="1190"/>
        <w:gridCol w:w="1388"/>
        <w:gridCol w:w="1785"/>
        <w:gridCol w:w="1190"/>
      </w:tblGrid>
      <w:tr w:rsidR="008814BE" w14:paraId="57C39713" w14:textId="77777777" w:rsidTr="008814BE">
        <w:trPr>
          <w:cantSplit/>
          <w:jc w:val="center"/>
        </w:trPr>
        <w:tc>
          <w:tcPr>
            <w:tcW w:w="3571"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3590020" w14:textId="77777777" w:rsidR="008814BE" w:rsidRPr="008814BE" w:rsidRDefault="008814BE" w:rsidP="00490565">
            <w:pPr>
              <w:keepNext/>
              <w:spacing w:after="20"/>
              <w:jc w:val="center"/>
              <w:rPr>
                <w:noProof/>
                <w:color w:val="00586F"/>
              </w:rPr>
            </w:pPr>
            <w:r w:rsidRPr="008814BE">
              <w:rPr>
                <w:noProof/>
                <w:color w:val="00586F"/>
              </w:rPr>
              <w:drawing>
                <wp:inline distT="0" distB="0" distL="0" distR="0" wp14:anchorId="6E4585DC" wp14:editId="7C2D2B60">
                  <wp:extent cx="1152000" cy="626059"/>
                  <wp:effectExtent l="0" t="0" r="0" b="0"/>
                  <wp:docPr id="439631181" name="Picture 439631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bidiphar.png"/>
                          <pic:cNvPicPr/>
                        </pic:nvPicPr>
                        <pic:blipFill>
                          <a:blip r:embed="rId11"/>
                          <a:stretch>
                            <a:fillRect/>
                          </a:stretch>
                        </pic:blipFill>
                        <pic:spPr>
                          <a:xfrm>
                            <a:off x="0" y="0"/>
                            <a:ext cx="1152000" cy="626059"/>
                          </a:xfrm>
                          <a:prstGeom prst="rect">
                            <a:avLst/>
                          </a:prstGeom>
                        </pic:spPr>
                      </pic:pic>
                    </a:graphicData>
                  </a:graphic>
                </wp:inline>
              </w:drawing>
            </w:r>
          </w:p>
        </w:tc>
        <w:tc>
          <w:tcPr>
            <w:tcW w:w="6346"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CE5C686" w14:textId="77777777" w:rsidR="008814BE" w:rsidRDefault="008814BE" w:rsidP="00490565">
            <w:pPr>
              <w:keepNext/>
              <w:spacing w:after="20"/>
              <w:rPr>
                <w:b/>
                <w:color w:val="EE0000"/>
                <w:sz w:val="18"/>
              </w:rPr>
            </w:pPr>
            <w:commentRangeStart w:id="10"/>
            <w:commentRangeStart w:id="11"/>
            <w:r w:rsidRPr="00D02D8E">
              <w:rPr>
                <w:b/>
                <w:color w:val="auto"/>
                <w:sz w:val="18"/>
              </w:rPr>
              <w:t xml:space="preserve">CÔNG TY TNHH MTV THƯƠNG MẠI BIDIPHAR </w:t>
            </w:r>
            <w:r w:rsidRPr="00D02D8E">
              <w:rPr>
                <w:b/>
                <w:color w:val="EE0000"/>
                <w:sz w:val="18"/>
              </w:rPr>
              <w:t>(2)</w:t>
            </w:r>
            <w:commentRangeEnd w:id="10"/>
            <w:r w:rsidR="00197261">
              <w:rPr>
                <w:rStyle w:val="CommentReference"/>
                <w:b/>
                <w:color w:val="EE0000"/>
                <w:sz w:val="18"/>
                <w:szCs w:val="22"/>
              </w:rPr>
              <w:commentReference w:id="10"/>
            </w:r>
            <w:commentRangeEnd w:id="11"/>
            <w:r w:rsidR="00BE22BA">
              <w:rPr>
                <w:rStyle w:val="CommentReference"/>
                <w:b/>
                <w:color w:val="EE0000"/>
                <w:sz w:val="18"/>
                <w:szCs w:val="22"/>
              </w:rPr>
              <w:commentReference w:id="11"/>
            </w:r>
          </w:p>
          <w:p w14:paraId="3866B892" w14:textId="022ABC43" w:rsidR="000C5149" w:rsidRPr="008814BE" w:rsidRDefault="00602CBD" w:rsidP="00490565">
            <w:pPr>
              <w:keepNext/>
              <w:spacing w:after="20"/>
              <w:rPr>
                <w:b/>
                <w:color w:val="00586F"/>
                <w:sz w:val="18"/>
              </w:rPr>
            </w:pPr>
            <w:r w:rsidRPr="00602CBD">
              <w:rPr>
                <w:b/>
                <w:color w:val="auto"/>
                <w:sz w:val="18"/>
              </w:rPr>
              <w:t>498 Nguyễn Thái Học - Phường Quy Nhơn Nam – Tỉnh Gia Lai</w:t>
            </w:r>
            <w:r w:rsidRPr="00602CBD">
              <w:rPr>
                <w:b/>
                <w:color w:val="EE0000"/>
                <w:sz w:val="18"/>
              </w:rPr>
              <w:t xml:space="preserve"> </w:t>
            </w:r>
            <w:r w:rsidR="000C5149" w:rsidRPr="004C67CE">
              <w:rPr>
                <w:b/>
                <w:color w:val="EE0000"/>
                <w:sz w:val="18"/>
              </w:rPr>
              <w:t>(</w:t>
            </w:r>
            <w:r w:rsidR="004C67CE" w:rsidRPr="004C67CE">
              <w:rPr>
                <w:b/>
                <w:color w:val="EE0000"/>
                <w:sz w:val="18"/>
              </w:rPr>
              <w:t>2.1)</w:t>
            </w:r>
            <w:r w:rsidR="000C5149" w:rsidRPr="004C67CE">
              <w:rPr>
                <w:b/>
                <w:color w:val="EE0000"/>
                <w:sz w:val="18"/>
              </w:rPr>
              <w:t xml:space="preserve"> </w:t>
            </w:r>
            <w:r w:rsidR="000C5149" w:rsidRPr="004C67CE">
              <w:rPr>
                <w:b/>
                <w:color w:val="000000" w:themeColor="text1"/>
                <w:sz w:val="18"/>
              </w:rPr>
              <w:br/>
            </w:r>
            <w:r w:rsidR="004C67CE" w:rsidRPr="004C67CE">
              <w:rPr>
                <w:b/>
                <w:color w:val="000000" w:themeColor="text1"/>
                <w:sz w:val="18"/>
              </w:rPr>
              <w:t xml:space="preserve">Mã số thuế: </w:t>
            </w:r>
            <w:r w:rsidR="00F970FF" w:rsidRPr="00F970FF">
              <w:rPr>
                <w:b/>
                <w:color w:val="000000" w:themeColor="text1"/>
                <w:sz w:val="18"/>
              </w:rPr>
              <w:t>4100259564</w:t>
            </w:r>
            <w:r w:rsidR="00F970FF" w:rsidRPr="00F970FF">
              <w:rPr>
                <w:b/>
                <w:color w:val="000000" w:themeColor="text1"/>
                <w:sz w:val="18"/>
              </w:rPr>
              <w:t xml:space="preserve"> </w:t>
            </w:r>
            <w:r w:rsidR="004C67CE" w:rsidRPr="004C67CE">
              <w:rPr>
                <w:b/>
                <w:color w:val="EE0000"/>
                <w:sz w:val="18"/>
              </w:rPr>
              <w:t>(2.2)</w:t>
            </w:r>
          </w:p>
        </w:tc>
      </w:tr>
      <w:tr w:rsidR="008814BE" w14:paraId="2BE36D5A" w14:textId="77777777" w:rsidTr="008814BE">
        <w:trPr>
          <w:cantSplit/>
          <w:jc w:val="center"/>
        </w:trPr>
        <w:tc>
          <w:tcPr>
            <w:tcW w:w="3571"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5878C2C" w14:textId="77777777" w:rsidR="008814BE" w:rsidRPr="008814BE" w:rsidRDefault="008814BE" w:rsidP="00490565">
            <w:pPr>
              <w:keepNext/>
              <w:spacing w:after="20"/>
              <w:jc w:val="center"/>
              <w:rPr>
                <w:noProof/>
                <w:color w:val="00586F"/>
              </w:rPr>
            </w:pPr>
            <w:r w:rsidRPr="00D02D8E">
              <w:rPr>
                <w:noProof/>
                <w:color w:val="EE0000"/>
              </w:rPr>
              <w:t>(1)</w:t>
            </w:r>
          </w:p>
        </w:tc>
        <w:tc>
          <w:tcPr>
            <w:tcW w:w="6346" w:type="dxa"/>
            <w:gridSpan w:val="5"/>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C192669" w14:textId="70CECDEC" w:rsidR="008814BE" w:rsidRPr="008814BE" w:rsidRDefault="008814BE" w:rsidP="00490565">
            <w:pPr>
              <w:keepNext/>
              <w:spacing w:after="20"/>
              <w:rPr>
                <w:b/>
                <w:color w:val="00586F"/>
                <w:sz w:val="18"/>
              </w:rPr>
            </w:pPr>
            <w:commentRangeStart w:id="12"/>
            <w:commentRangeStart w:id="13"/>
            <w:r w:rsidRPr="00D02D8E">
              <w:rPr>
                <w:b/>
                <w:color w:val="auto"/>
                <w:sz w:val="18"/>
              </w:rPr>
              <w:t>Nhà thuốc</w:t>
            </w:r>
            <w:r w:rsidRPr="00D02D8E">
              <w:rPr>
                <w:b/>
                <w:color w:val="auto"/>
                <w:sz w:val="18"/>
              </w:rPr>
              <w:t xml:space="preserve">: </w:t>
            </w:r>
            <w:r w:rsidRPr="00D02D8E">
              <w:rPr>
                <w:b/>
                <w:color w:val="EE0000"/>
                <w:sz w:val="18"/>
              </w:rPr>
              <w:t>(3)</w:t>
            </w:r>
            <w:r w:rsidR="00EC69D2">
              <w:rPr>
                <w:b/>
                <w:color w:val="EE0000"/>
                <w:sz w:val="18"/>
              </w:rPr>
              <w:t xml:space="preserve"> </w:t>
            </w:r>
            <w:commentRangeEnd w:id="12"/>
            <w:r w:rsidR="00EC69D2" w:rsidRPr="00D444B2">
              <w:rPr>
                <w:rStyle w:val="CommentReference"/>
                <w:b/>
                <w:color w:val="auto"/>
                <w:sz w:val="18"/>
                <w:szCs w:val="22"/>
              </w:rPr>
              <w:commentReference w:id="12"/>
            </w:r>
            <w:commentRangeEnd w:id="13"/>
            <w:r w:rsidR="0075720D" w:rsidRPr="00D444B2">
              <w:rPr>
                <w:rStyle w:val="CommentReference"/>
                <w:b/>
                <w:color w:val="auto"/>
                <w:sz w:val="18"/>
                <w:szCs w:val="22"/>
              </w:rPr>
              <w:commentReference w:id="13"/>
            </w:r>
            <w:r w:rsidR="00624A73" w:rsidRPr="00D444B2">
              <w:rPr>
                <w:b/>
                <w:color w:val="auto"/>
                <w:sz w:val="18"/>
              </w:rPr>
              <w:t>–</w:t>
            </w:r>
            <w:r w:rsidR="00624A73">
              <w:rPr>
                <w:b/>
                <w:color w:val="EE0000"/>
                <w:sz w:val="18"/>
              </w:rPr>
              <w:t xml:space="preserve"> (3.1)</w:t>
            </w:r>
          </w:p>
        </w:tc>
      </w:tr>
      <w:tr w:rsidR="008814BE" w14:paraId="0994CE12" w14:textId="77777777" w:rsidTr="008814BE">
        <w:trPr>
          <w:cantSplit/>
          <w:jc w:val="center"/>
        </w:trPr>
        <w:tc>
          <w:tcPr>
            <w:tcW w:w="9917" w:type="dxa"/>
            <w:gridSpan w:val="7"/>
            <w:vAlign w:val="center"/>
          </w:tcPr>
          <w:p w14:paraId="4A1251AD" w14:textId="77777777" w:rsidR="00197261" w:rsidRDefault="008814BE" w:rsidP="00490565">
            <w:pPr>
              <w:keepNext/>
              <w:spacing w:after="20"/>
              <w:jc w:val="center"/>
              <w:rPr>
                <w:b/>
                <w:sz w:val="18"/>
              </w:rPr>
            </w:pPr>
            <w:r>
              <w:rPr>
                <w:b/>
                <w:sz w:val="18"/>
              </w:rPr>
              <w:t xml:space="preserve">BẢNG KÊ BÁN LẺ HÀNG HOÁ DỊCH VỤ </w:t>
            </w:r>
          </w:p>
          <w:p w14:paraId="4EE6DC0D" w14:textId="2323657B" w:rsidR="008814BE" w:rsidRDefault="008814BE" w:rsidP="00490565">
            <w:pPr>
              <w:keepNext/>
              <w:spacing w:after="20"/>
              <w:jc w:val="center"/>
            </w:pPr>
            <w:r>
              <w:rPr>
                <w:b/>
                <w:sz w:val="18"/>
              </w:rPr>
              <w:t>T</w:t>
            </w:r>
            <w:r w:rsidR="00070731">
              <w:rPr>
                <w:b/>
                <w:sz w:val="18"/>
              </w:rPr>
              <w:t xml:space="preserve">ừ ngày 01 tháng 08 năm 2026 </w:t>
            </w:r>
            <w:r>
              <w:rPr>
                <w:b/>
                <w:color w:val="C00000"/>
                <w:sz w:val="18"/>
              </w:rPr>
              <w:t>(4)</w:t>
            </w:r>
            <w:r w:rsidR="00070731">
              <w:rPr>
                <w:b/>
                <w:sz w:val="18"/>
              </w:rPr>
              <w:t xml:space="preserve"> đến ngày 18 tháng 08 năm 2026 </w:t>
            </w:r>
            <w:r>
              <w:rPr>
                <w:b/>
                <w:color w:val="C00000"/>
                <w:sz w:val="18"/>
              </w:rPr>
              <w:t>(5)</w:t>
            </w:r>
          </w:p>
        </w:tc>
      </w:tr>
      <w:tr w:rsidR="008814BE" w14:paraId="4C3C7C8E" w14:textId="77777777" w:rsidTr="008814BE">
        <w:trPr>
          <w:cantSplit/>
          <w:jc w:val="center"/>
        </w:trPr>
        <w:tc>
          <w:tcPr>
            <w:tcW w:w="9917" w:type="dxa"/>
            <w:gridSpan w:val="7"/>
            <w:vAlign w:val="center"/>
          </w:tcPr>
          <w:p w14:paraId="2CB238DF" w14:textId="77777777" w:rsidR="008814BE" w:rsidRDefault="008814BE" w:rsidP="00490565">
            <w:pPr>
              <w:keepNext/>
              <w:spacing w:after="20"/>
              <w:jc w:val="center"/>
            </w:pPr>
            <w:commentRangeStart w:id="14"/>
            <w:r>
              <w:rPr>
                <w:b/>
                <w:sz w:val="18"/>
              </w:rPr>
              <w:t xml:space="preserve">ZF2 </w:t>
            </w:r>
            <w:r>
              <w:rPr>
                <w:b/>
                <w:color w:val="C00000"/>
                <w:sz w:val="18"/>
              </w:rPr>
              <w:t>(6)</w:t>
            </w:r>
            <w:r>
              <w:rPr>
                <w:b/>
                <w:sz w:val="18"/>
              </w:rPr>
              <w:t xml:space="preserve"> - Invoice (ZF2) </w:t>
            </w:r>
            <w:r>
              <w:rPr>
                <w:b/>
                <w:color w:val="C00000"/>
                <w:sz w:val="18"/>
              </w:rPr>
              <w:t>(7)</w:t>
            </w:r>
            <w:commentRangeEnd w:id="14"/>
            <w:r w:rsidR="00AA309C">
              <w:rPr>
                <w:rStyle w:val="CommentReference"/>
                <w:sz w:val="22"/>
                <w:szCs w:val="22"/>
              </w:rPr>
              <w:commentReference w:id="14"/>
            </w:r>
          </w:p>
        </w:tc>
      </w:tr>
      <w:tr w:rsidR="008814BE" w14:paraId="11525F2A" w14:textId="77777777" w:rsidTr="008814BE">
        <w:trPr>
          <w:cantSplit/>
          <w:jc w:val="center"/>
        </w:trPr>
        <w:tc>
          <w:tcPr>
            <w:tcW w:w="9917" w:type="dxa"/>
            <w:gridSpan w:val="7"/>
            <w:vAlign w:val="center"/>
          </w:tcPr>
          <w:p w14:paraId="4783409B" w14:textId="0DAABF13" w:rsidR="008814BE" w:rsidRDefault="008814BE" w:rsidP="00490565">
            <w:pPr>
              <w:keepNext/>
              <w:spacing w:after="20"/>
            </w:pPr>
            <w:commentRangeStart w:id="15"/>
            <w:commentRangeStart w:id="16"/>
            <w:r>
              <w:rPr>
                <w:b/>
                <w:sz w:val="18"/>
              </w:rPr>
              <w:t xml:space="preserve">Tên đơn vị mua hàng: CÔNG TY CỔ PHẦN ĐẦU TƯ AN PHÁT </w:t>
            </w:r>
            <w:r>
              <w:rPr>
                <w:b/>
                <w:color w:val="C00000"/>
                <w:sz w:val="18"/>
              </w:rPr>
              <w:t>(8)</w:t>
            </w:r>
            <w:commentRangeEnd w:id="15"/>
            <w:r w:rsidR="00967CC1">
              <w:rPr>
                <w:rStyle w:val="CommentReference"/>
                <w:b/>
                <w:color w:val="C00000"/>
                <w:sz w:val="18"/>
                <w:szCs w:val="22"/>
              </w:rPr>
              <w:commentReference w:id="15"/>
            </w:r>
            <w:commentRangeEnd w:id="16"/>
            <w:r w:rsidR="00775BE2">
              <w:rPr>
                <w:rStyle w:val="CommentReference"/>
                <w:b/>
                <w:color w:val="C00000"/>
                <w:sz w:val="18"/>
                <w:szCs w:val="22"/>
              </w:rPr>
              <w:commentReference w:id="16"/>
            </w:r>
            <w:r w:rsidR="00967CC1">
              <w:rPr>
                <w:b/>
                <w:color w:val="C00000"/>
                <w:sz w:val="18"/>
              </w:rPr>
              <w:t xml:space="preserve"> </w:t>
            </w:r>
            <w:commentRangeStart w:id="17"/>
            <w:commentRangeStart w:id="18"/>
            <w:r w:rsidR="00967CC1" w:rsidRPr="00967CC1">
              <w:rPr>
                <w:b/>
                <w:color w:val="000000" w:themeColor="text1"/>
                <w:sz w:val="18"/>
              </w:rPr>
              <w:t>MST: 000022</w:t>
            </w:r>
            <w:r w:rsidR="00967CC1">
              <w:rPr>
                <w:b/>
                <w:color w:val="000000" w:themeColor="text1"/>
                <w:sz w:val="18"/>
              </w:rPr>
              <w:t>444</w:t>
            </w:r>
            <w:commentRangeEnd w:id="17"/>
            <w:r w:rsidR="00967CC1">
              <w:rPr>
                <w:rStyle w:val="CommentReference"/>
                <w:b/>
                <w:color w:val="000000" w:themeColor="text1"/>
                <w:sz w:val="18"/>
                <w:szCs w:val="22"/>
              </w:rPr>
              <w:commentReference w:id="17"/>
            </w:r>
            <w:commentRangeEnd w:id="18"/>
            <w:r w:rsidR="003B4E90">
              <w:rPr>
                <w:rStyle w:val="CommentReference"/>
                <w:b/>
                <w:color w:val="000000" w:themeColor="text1"/>
                <w:sz w:val="18"/>
                <w:szCs w:val="22"/>
              </w:rPr>
              <w:commentReference w:id="18"/>
            </w:r>
            <w:r w:rsidR="00D57FF8">
              <w:rPr>
                <w:b/>
                <w:color w:val="000000" w:themeColor="text1"/>
                <w:sz w:val="18"/>
              </w:rPr>
              <w:t>4</w:t>
            </w:r>
            <w:r w:rsidR="00B33D87">
              <w:rPr>
                <w:b/>
                <w:color w:val="000000" w:themeColor="text1"/>
                <w:sz w:val="18"/>
              </w:rPr>
              <w:t xml:space="preserve"> </w:t>
            </w:r>
            <w:r w:rsidR="00B33D87" w:rsidRPr="00B33D87">
              <w:rPr>
                <w:b/>
                <w:color w:val="EE0000"/>
                <w:sz w:val="18"/>
              </w:rPr>
              <w:t>(8.1)</w:t>
            </w:r>
          </w:p>
        </w:tc>
      </w:tr>
      <w:tr w:rsidR="008814BE" w14:paraId="10617AA4" w14:textId="77777777" w:rsidTr="008814BE">
        <w:trPr>
          <w:cantSplit/>
          <w:jc w:val="center"/>
        </w:trPr>
        <w:tc>
          <w:tcPr>
            <w:tcW w:w="9917" w:type="dxa"/>
            <w:gridSpan w:val="7"/>
            <w:vAlign w:val="center"/>
          </w:tcPr>
          <w:p w14:paraId="20199478" w14:textId="77777777" w:rsidR="008814BE" w:rsidRDefault="008814BE" w:rsidP="00490565">
            <w:pPr>
              <w:keepNext/>
              <w:spacing w:after="20"/>
            </w:pPr>
            <w:r>
              <w:rPr>
                <w:b/>
                <w:sz w:val="18"/>
              </w:rPr>
              <w:t xml:space="preserve">Địa chỉ: </w:t>
            </w:r>
            <w:commentRangeStart w:id="19"/>
            <w:commentRangeStart w:id="20"/>
            <w:r>
              <w:rPr>
                <w:b/>
                <w:sz w:val="18"/>
              </w:rPr>
              <w:t xml:space="preserve">Cụm Công nghiệp Tam Quan, Phường Tam Quan, Tỉnh Gia Lai, Việt Nam </w:t>
            </w:r>
            <w:r>
              <w:rPr>
                <w:b/>
                <w:color w:val="C00000"/>
                <w:sz w:val="18"/>
              </w:rPr>
              <w:t>(9)</w:t>
            </w:r>
            <w:commentRangeEnd w:id="19"/>
            <w:r w:rsidR="005708F0">
              <w:rPr>
                <w:rStyle w:val="CommentReference"/>
                <w:sz w:val="22"/>
                <w:szCs w:val="22"/>
              </w:rPr>
              <w:commentReference w:id="19"/>
            </w:r>
            <w:commentRangeEnd w:id="20"/>
            <w:r w:rsidR="00F54C90">
              <w:rPr>
                <w:rStyle w:val="CommentReference"/>
                <w:sz w:val="22"/>
                <w:szCs w:val="22"/>
              </w:rPr>
              <w:commentReference w:id="20"/>
            </w:r>
          </w:p>
        </w:tc>
      </w:tr>
      <w:tr w:rsidR="008814BE" w14:paraId="2E9D4617" w14:textId="77777777" w:rsidTr="008814BE">
        <w:trPr>
          <w:cantSplit/>
          <w:jc w:val="center"/>
        </w:trPr>
        <w:tc>
          <w:tcPr>
            <w:tcW w:w="595" w:type="dxa"/>
            <w:vAlign w:val="center"/>
          </w:tcPr>
          <w:p w14:paraId="06AA9E27" w14:textId="77777777" w:rsidR="008814BE" w:rsidRDefault="008814BE" w:rsidP="00490565">
            <w:pPr>
              <w:keepNext/>
              <w:spacing w:after="20"/>
              <w:jc w:val="center"/>
            </w:pPr>
            <w:r>
              <w:rPr>
                <w:b/>
                <w:sz w:val="18"/>
              </w:rPr>
              <w:t>STT</w:t>
            </w:r>
          </w:p>
        </w:tc>
        <w:tc>
          <w:tcPr>
            <w:tcW w:w="2976" w:type="dxa"/>
            <w:vAlign w:val="center"/>
          </w:tcPr>
          <w:p w14:paraId="5A81F6F6" w14:textId="77777777" w:rsidR="008814BE" w:rsidRDefault="008814BE" w:rsidP="00490565">
            <w:pPr>
              <w:keepNext/>
              <w:spacing w:after="20"/>
              <w:jc w:val="center"/>
            </w:pPr>
            <w:r>
              <w:rPr>
                <w:b/>
                <w:sz w:val="18"/>
              </w:rPr>
              <w:t>Tên hàng hóa</w:t>
            </w:r>
          </w:p>
        </w:tc>
        <w:tc>
          <w:tcPr>
            <w:tcW w:w="793" w:type="dxa"/>
            <w:vAlign w:val="center"/>
          </w:tcPr>
          <w:p w14:paraId="46EC2F6E" w14:textId="77777777" w:rsidR="008814BE" w:rsidRDefault="008814BE" w:rsidP="00490565">
            <w:pPr>
              <w:keepNext/>
              <w:spacing w:after="20"/>
              <w:jc w:val="center"/>
            </w:pPr>
            <w:r>
              <w:rPr>
                <w:b/>
                <w:sz w:val="18"/>
              </w:rPr>
              <w:t>ĐVT</w:t>
            </w:r>
          </w:p>
        </w:tc>
        <w:tc>
          <w:tcPr>
            <w:tcW w:w="1190" w:type="dxa"/>
            <w:vAlign w:val="center"/>
          </w:tcPr>
          <w:p w14:paraId="6DE476A9" w14:textId="77777777" w:rsidR="008814BE" w:rsidRDefault="008814BE" w:rsidP="00490565">
            <w:pPr>
              <w:keepNext/>
              <w:spacing w:after="20"/>
              <w:jc w:val="center"/>
            </w:pPr>
            <w:r>
              <w:rPr>
                <w:b/>
                <w:sz w:val="18"/>
              </w:rPr>
              <w:t>Số lượng</w:t>
            </w:r>
          </w:p>
        </w:tc>
        <w:tc>
          <w:tcPr>
            <w:tcW w:w="1388" w:type="dxa"/>
            <w:vAlign w:val="center"/>
          </w:tcPr>
          <w:p w14:paraId="70A91A37" w14:textId="77777777" w:rsidR="008814BE" w:rsidRDefault="008814BE" w:rsidP="00490565">
            <w:pPr>
              <w:keepNext/>
              <w:spacing w:after="20"/>
              <w:jc w:val="center"/>
            </w:pPr>
            <w:r>
              <w:rPr>
                <w:b/>
                <w:sz w:val="18"/>
              </w:rPr>
              <w:t>Đơn giá</w:t>
            </w:r>
          </w:p>
        </w:tc>
        <w:tc>
          <w:tcPr>
            <w:tcW w:w="1785" w:type="dxa"/>
            <w:vAlign w:val="center"/>
          </w:tcPr>
          <w:p w14:paraId="225FB4AE" w14:textId="77777777" w:rsidR="008814BE" w:rsidRDefault="008814BE" w:rsidP="00490565">
            <w:pPr>
              <w:keepNext/>
              <w:spacing w:after="20"/>
              <w:jc w:val="center"/>
            </w:pPr>
            <w:commentRangeStart w:id="21"/>
            <w:r>
              <w:rPr>
                <w:b/>
                <w:sz w:val="18"/>
              </w:rPr>
              <w:t>Thành tiền</w:t>
            </w:r>
            <w:commentRangeEnd w:id="21"/>
            <w:r w:rsidR="00B94CAD">
              <w:rPr>
                <w:rStyle w:val="CommentReference"/>
                <w:sz w:val="22"/>
                <w:szCs w:val="22"/>
              </w:rPr>
              <w:commentReference w:id="21"/>
            </w:r>
          </w:p>
        </w:tc>
        <w:tc>
          <w:tcPr>
            <w:tcW w:w="1190" w:type="dxa"/>
            <w:vAlign w:val="center"/>
          </w:tcPr>
          <w:p w14:paraId="4CA34510" w14:textId="75C6CB6D" w:rsidR="008814BE" w:rsidRDefault="009D5276" w:rsidP="00490565">
            <w:pPr>
              <w:keepNext/>
              <w:spacing w:after="20"/>
              <w:jc w:val="center"/>
            </w:pPr>
            <w:commentRangeStart w:id="22"/>
            <w:commentRangeStart w:id="23"/>
            <w:r>
              <w:rPr>
                <w:b/>
                <w:sz w:val="18"/>
              </w:rPr>
              <w:t xml:space="preserve">Thuế </w:t>
            </w:r>
            <w:r w:rsidR="00555217">
              <w:rPr>
                <w:b/>
                <w:sz w:val="18"/>
              </w:rPr>
              <w:t>s</w:t>
            </w:r>
            <w:r>
              <w:rPr>
                <w:b/>
                <w:sz w:val="18"/>
              </w:rPr>
              <w:t>uất</w:t>
            </w:r>
            <w:r w:rsidR="00BB6DA8">
              <w:rPr>
                <w:b/>
                <w:sz w:val="18"/>
              </w:rPr>
              <w:t xml:space="preserve"> GTGT</w:t>
            </w:r>
            <w:commentRangeEnd w:id="22"/>
            <w:r w:rsidR="00D57FF8">
              <w:rPr>
                <w:rStyle w:val="CommentReference"/>
                <w:sz w:val="22"/>
                <w:szCs w:val="22"/>
              </w:rPr>
              <w:commentReference w:id="22"/>
            </w:r>
            <w:commentRangeEnd w:id="23"/>
            <w:r w:rsidR="00081C5A">
              <w:rPr>
                <w:rStyle w:val="CommentReference"/>
                <w:sz w:val="22"/>
                <w:szCs w:val="22"/>
              </w:rPr>
              <w:commentReference w:id="23"/>
            </w:r>
          </w:p>
        </w:tc>
      </w:tr>
      <w:tr w:rsidR="008814BE" w14:paraId="52EBD3F5" w14:textId="77777777" w:rsidTr="008814BE">
        <w:trPr>
          <w:cantSplit/>
          <w:jc w:val="center"/>
        </w:trPr>
        <w:tc>
          <w:tcPr>
            <w:tcW w:w="595" w:type="dxa"/>
            <w:vAlign w:val="center"/>
          </w:tcPr>
          <w:p w14:paraId="62969A93" w14:textId="77777777" w:rsidR="008814BE" w:rsidRDefault="008814BE" w:rsidP="00490565">
            <w:pPr>
              <w:keepNext/>
              <w:spacing w:after="20"/>
              <w:jc w:val="center"/>
            </w:pPr>
            <w:r>
              <w:rPr>
                <w:color w:val="C00000"/>
                <w:sz w:val="18"/>
              </w:rPr>
              <w:t>(10)</w:t>
            </w:r>
          </w:p>
        </w:tc>
        <w:tc>
          <w:tcPr>
            <w:tcW w:w="2976" w:type="dxa"/>
            <w:vAlign w:val="center"/>
          </w:tcPr>
          <w:p w14:paraId="46B4D869" w14:textId="77777777" w:rsidR="008814BE" w:rsidRDefault="008814BE" w:rsidP="00490565">
            <w:pPr>
              <w:keepNext/>
              <w:spacing w:after="20"/>
              <w:jc w:val="center"/>
            </w:pPr>
            <w:r>
              <w:rPr>
                <w:color w:val="C00000"/>
                <w:sz w:val="18"/>
              </w:rPr>
              <w:t>(11)</w:t>
            </w:r>
          </w:p>
        </w:tc>
        <w:tc>
          <w:tcPr>
            <w:tcW w:w="793" w:type="dxa"/>
            <w:vAlign w:val="center"/>
          </w:tcPr>
          <w:p w14:paraId="22DF1A46" w14:textId="77777777" w:rsidR="008814BE" w:rsidRDefault="008814BE" w:rsidP="00490565">
            <w:pPr>
              <w:keepNext/>
              <w:spacing w:after="20"/>
              <w:jc w:val="center"/>
            </w:pPr>
            <w:r>
              <w:rPr>
                <w:color w:val="C00000"/>
                <w:sz w:val="18"/>
              </w:rPr>
              <w:t>(12)</w:t>
            </w:r>
          </w:p>
        </w:tc>
        <w:tc>
          <w:tcPr>
            <w:tcW w:w="1190" w:type="dxa"/>
            <w:vAlign w:val="center"/>
          </w:tcPr>
          <w:p w14:paraId="63FFB902" w14:textId="77777777" w:rsidR="008814BE" w:rsidRDefault="008814BE" w:rsidP="00490565">
            <w:pPr>
              <w:keepNext/>
              <w:spacing w:after="20"/>
              <w:jc w:val="center"/>
            </w:pPr>
            <w:r>
              <w:rPr>
                <w:color w:val="C00000"/>
                <w:sz w:val="18"/>
              </w:rPr>
              <w:t>(13)</w:t>
            </w:r>
          </w:p>
        </w:tc>
        <w:tc>
          <w:tcPr>
            <w:tcW w:w="1388" w:type="dxa"/>
            <w:vAlign w:val="center"/>
          </w:tcPr>
          <w:p w14:paraId="646969CD" w14:textId="77777777" w:rsidR="008814BE" w:rsidRDefault="008814BE" w:rsidP="00490565">
            <w:pPr>
              <w:keepNext/>
              <w:spacing w:after="20"/>
              <w:jc w:val="center"/>
            </w:pPr>
            <w:r>
              <w:rPr>
                <w:color w:val="C00000"/>
                <w:sz w:val="18"/>
              </w:rPr>
              <w:t>(14)</w:t>
            </w:r>
          </w:p>
        </w:tc>
        <w:tc>
          <w:tcPr>
            <w:tcW w:w="1785" w:type="dxa"/>
            <w:vAlign w:val="center"/>
          </w:tcPr>
          <w:p w14:paraId="3B0CC2C7" w14:textId="77777777" w:rsidR="008814BE" w:rsidRDefault="008814BE" w:rsidP="00490565">
            <w:pPr>
              <w:keepNext/>
              <w:spacing w:after="20"/>
              <w:jc w:val="center"/>
            </w:pPr>
            <w:r>
              <w:rPr>
                <w:color w:val="C00000"/>
                <w:sz w:val="18"/>
              </w:rPr>
              <w:t>(15)</w:t>
            </w:r>
          </w:p>
        </w:tc>
        <w:tc>
          <w:tcPr>
            <w:tcW w:w="1190" w:type="dxa"/>
            <w:vAlign w:val="center"/>
          </w:tcPr>
          <w:p w14:paraId="739915F2" w14:textId="77777777" w:rsidR="008814BE" w:rsidRDefault="008814BE" w:rsidP="00490565">
            <w:pPr>
              <w:keepNext/>
              <w:spacing w:after="20"/>
              <w:jc w:val="center"/>
            </w:pPr>
            <w:r>
              <w:rPr>
                <w:color w:val="C00000"/>
                <w:sz w:val="18"/>
              </w:rPr>
              <w:t>(16)</w:t>
            </w:r>
          </w:p>
        </w:tc>
      </w:tr>
      <w:tr w:rsidR="008814BE" w14:paraId="38CBDC31" w14:textId="77777777" w:rsidTr="008814BE">
        <w:trPr>
          <w:cantSplit/>
          <w:jc w:val="center"/>
        </w:trPr>
        <w:tc>
          <w:tcPr>
            <w:tcW w:w="595" w:type="dxa"/>
            <w:tcBorders>
              <w:bottom w:val="single" w:sz="2" w:space="0" w:color="000000" w:themeColor="text1"/>
            </w:tcBorders>
            <w:vAlign w:val="center"/>
          </w:tcPr>
          <w:p w14:paraId="3C2F3F56" w14:textId="77777777" w:rsidR="008814BE" w:rsidRDefault="008814BE" w:rsidP="00490565">
            <w:pPr>
              <w:keepNext/>
              <w:spacing w:after="20"/>
              <w:jc w:val="center"/>
            </w:pPr>
            <w:r>
              <w:rPr>
                <w:sz w:val="18"/>
              </w:rPr>
              <w:t>1</w:t>
            </w:r>
          </w:p>
        </w:tc>
        <w:tc>
          <w:tcPr>
            <w:tcW w:w="2976" w:type="dxa"/>
            <w:tcBorders>
              <w:bottom w:val="single" w:sz="2" w:space="0" w:color="000000" w:themeColor="text1"/>
            </w:tcBorders>
            <w:vAlign w:val="center"/>
          </w:tcPr>
          <w:p w14:paraId="7B9D9E34" w14:textId="77777777" w:rsidR="008814BE" w:rsidRDefault="008814BE" w:rsidP="00490565">
            <w:pPr>
              <w:keepNext/>
              <w:spacing w:after="20"/>
            </w:pPr>
            <w:r>
              <w:rPr>
                <w:sz w:val="18"/>
              </w:rPr>
              <w:t>Biragan 500 H/16</w:t>
            </w:r>
          </w:p>
        </w:tc>
        <w:tc>
          <w:tcPr>
            <w:tcW w:w="793" w:type="dxa"/>
            <w:tcBorders>
              <w:bottom w:val="single" w:sz="2" w:space="0" w:color="000000" w:themeColor="text1"/>
            </w:tcBorders>
            <w:vAlign w:val="center"/>
          </w:tcPr>
          <w:p w14:paraId="68CB3A88" w14:textId="77777777" w:rsidR="008814BE" w:rsidRDefault="008814BE" w:rsidP="00490565">
            <w:pPr>
              <w:keepNext/>
              <w:spacing w:after="20"/>
              <w:jc w:val="center"/>
            </w:pPr>
            <w:r>
              <w:rPr>
                <w:sz w:val="18"/>
              </w:rPr>
              <w:t>VNS</w:t>
            </w:r>
          </w:p>
        </w:tc>
        <w:tc>
          <w:tcPr>
            <w:tcW w:w="1190" w:type="dxa"/>
            <w:tcBorders>
              <w:bottom w:val="single" w:sz="2" w:space="0" w:color="000000" w:themeColor="text1"/>
            </w:tcBorders>
            <w:vAlign w:val="center"/>
          </w:tcPr>
          <w:p w14:paraId="5791672B" w14:textId="77777777" w:rsidR="008814BE" w:rsidRDefault="008814BE" w:rsidP="00490565">
            <w:pPr>
              <w:keepNext/>
              <w:spacing w:after="20"/>
              <w:jc w:val="right"/>
            </w:pPr>
            <w:r>
              <w:rPr>
                <w:sz w:val="18"/>
              </w:rPr>
              <w:t>160</w:t>
            </w:r>
          </w:p>
        </w:tc>
        <w:tc>
          <w:tcPr>
            <w:tcW w:w="1388" w:type="dxa"/>
            <w:tcBorders>
              <w:bottom w:val="single" w:sz="2" w:space="0" w:color="000000" w:themeColor="text1"/>
            </w:tcBorders>
            <w:vAlign w:val="center"/>
          </w:tcPr>
          <w:p w14:paraId="002FCED1" w14:textId="77777777" w:rsidR="008814BE" w:rsidRDefault="008814BE" w:rsidP="00490565">
            <w:pPr>
              <w:keepNext/>
              <w:spacing w:after="20"/>
              <w:jc w:val="right"/>
            </w:pPr>
            <w:r>
              <w:rPr>
                <w:sz w:val="18"/>
              </w:rPr>
              <w:t>2.200</w:t>
            </w:r>
          </w:p>
        </w:tc>
        <w:tc>
          <w:tcPr>
            <w:tcW w:w="1785" w:type="dxa"/>
            <w:tcBorders>
              <w:bottom w:val="single" w:sz="2" w:space="0" w:color="000000" w:themeColor="text1"/>
            </w:tcBorders>
            <w:vAlign w:val="center"/>
          </w:tcPr>
          <w:p w14:paraId="451DD482" w14:textId="77777777" w:rsidR="008814BE" w:rsidRDefault="008814BE" w:rsidP="00490565">
            <w:pPr>
              <w:keepNext/>
              <w:spacing w:after="20"/>
              <w:jc w:val="right"/>
            </w:pPr>
            <w:r>
              <w:rPr>
                <w:sz w:val="18"/>
              </w:rPr>
              <w:t>352.000</w:t>
            </w:r>
          </w:p>
        </w:tc>
        <w:tc>
          <w:tcPr>
            <w:tcW w:w="1190" w:type="dxa"/>
            <w:tcBorders>
              <w:bottom w:val="single" w:sz="2" w:space="0" w:color="000000" w:themeColor="text1"/>
            </w:tcBorders>
            <w:vAlign w:val="center"/>
          </w:tcPr>
          <w:p w14:paraId="246E5BFE" w14:textId="72A6FD33" w:rsidR="008814BE" w:rsidRPr="00312194" w:rsidRDefault="00312194" w:rsidP="00490565">
            <w:pPr>
              <w:keepNext/>
              <w:spacing w:after="20"/>
              <w:jc w:val="center"/>
              <w:rPr>
                <w:sz w:val="18"/>
                <w:szCs w:val="18"/>
              </w:rPr>
            </w:pPr>
            <w:r w:rsidRPr="00312194">
              <w:rPr>
                <w:sz w:val="18"/>
                <w:szCs w:val="18"/>
              </w:rPr>
              <w:t>5%</w:t>
            </w:r>
          </w:p>
        </w:tc>
      </w:tr>
      <w:tr w:rsidR="008814BE" w14:paraId="295CA90B" w14:textId="77777777" w:rsidTr="008814BE">
        <w:trPr>
          <w:cantSplit/>
          <w:jc w:val="center"/>
        </w:trPr>
        <w:tc>
          <w:tcPr>
            <w:tcW w:w="59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FCB1120" w14:textId="77777777" w:rsidR="008814BE" w:rsidRDefault="008814BE" w:rsidP="00490565">
            <w:pPr>
              <w:keepNext/>
              <w:spacing w:after="20"/>
              <w:jc w:val="center"/>
            </w:pPr>
            <w:r>
              <w:rPr>
                <w:sz w:val="18"/>
              </w:rPr>
              <w:t>2</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C5CE3D9" w14:textId="77777777" w:rsidR="008814BE" w:rsidRDefault="008814BE" w:rsidP="00490565">
            <w:pPr>
              <w:keepNext/>
              <w:spacing w:after="20"/>
            </w:pPr>
            <w:r>
              <w:rPr>
                <w:sz w:val="18"/>
              </w:rPr>
              <w:t>Bidicorbic 500 L/100</w:t>
            </w:r>
          </w:p>
        </w:tc>
        <w:tc>
          <w:tcPr>
            <w:tcW w:w="7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29DD2FA" w14:textId="77777777" w:rsidR="008814BE" w:rsidRDefault="008814BE" w:rsidP="00490565">
            <w:pPr>
              <w:keepNext/>
              <w:spacing w:after="20"/>
              <w:jc w:val="center"/>
            </w:pPr>
            <w:r>
              <w:rPr>
                <w:sz w:val="18"/>
              </w:rPr>
              <w:t>VNA</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B37DCF" w14:textId="77777777" w:rsidR="008814BE" w:rsidRDefault="008814BE" w:rsidP="00490565">
            <w:pPr>
              <w:keepNext/>
              <w:spacing w:after="20"/>
              <w:jc w:val="right"/>
            </w:pPr>
            <w:r>
              <w:rPr>
                <w:sz w:val="18"/>
              </w:rPr>
              <w:t>400</w:t>
            </w:r>
          </w:p>
        </w:tc>
        <w:tc>
          <w:tcPr>
            <w:tcW w:w="138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FEE68DC" w14:textId="77777777" w:rsidR="008814BE" w:rsidRDefault="008814BE" w:rsidP="00490565">
            <w:pPr>
              <w:keepNext/>
              <w:spacing w:after="20"/>
              <w:jc w:val="right"/>
            </w:pPr>
            <w:r>
              <w:rPr>
                <w:sz w:val="18"/>
              </w:rPr>
              <w:t>430</w:t>
            </w: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83997A9" w14:textId="77777777" w:rsidR="008814BE" w:rsidRDefault="008814BE" w:rsidP="00490565">
            <w:pPr>
              <w:keepNext/>
              <w:spacing w:after="20"/>
              <w:jc w:val="right"/>
            </w:pPr>
            <w:r>
              <w:rPr>
                <w:sz w:val="18"/>
              </w:rPr>
              <w:t>172.000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47C2323" w14:textId="159DCB2E" w:rsidR="008814BE" w:rsidRDefault="003E4BB2" w:rsidP="00490565">
            <w:pPr>
              <w:keepNext/>
              <w:spacing w:after="20"/>
              <w:jc w:val="center"/>
            </w:pPr>
            <w:r>
              <w:rPr>
                <w:sz w:val="18"/>
                <w:szCs w:val="18"/>
              </w:rPr>
              <w:t>8</w:t>
            </w:r>
            <w:r w:rsidR="00312194" w:rsidRPr="00312194">
              <w:rPr>
                <w:sz w:val="18"/>
                <w:szCs w:val="18"/>
              </w:rPr>
              <w:t>%</w:t>
            </w:r>
          </w:p>
        </w:tc>
      </w:tr>
      <w:tr w:rsidR="008814BE" w14:paraId="3061B8CC" w14:textId="77777777" w:rsidTr="008814BE">
        <w:trPr>
          <w:cantSplit/>
          <w:jc w:val="center"/>
        </w:trPr>
        <w:tc>
          <w:tcPr>
            <w:tcW w:w="59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2CDCEBB" w14:textId="77777777" w:rsidR="008814BE" w:rsidRDefault="008814BE" w:rsidP="00490565">
            <w:pPr>
              <w:keepNext/>
              <w:spacing w:after="20"/>
              <w:jc w:val="center"/>
            </w:pPr>
            <w:r>
              <w:rPr>
                <w:sz w:val="18"/>
              </w:rPr>
              <w:t>3</w:t>
            </w:r>
          </w:p>
        </w:tc>
        <w:tc>
          <w:tcPr>
            <w:tcW w:w="2976"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C80BD92" w14:textId="77777777" w:rsidR="008814BE" w:rsidRDefault="008814BE" w:rsidP="00490565">
            <w:pPr>
              <w:keepNext/>
              <w:spacing w:after="20"/>
            </w:pPr>
            <w:r>
              <w:rPr>
                <w:sz w:val="18"/>
              </w:rPr>
              <w:t>Biracin E H/1</w:t>
            </w:r>
          </w:p>
        </w:tc>
        <w:tc>
          <w:tcPr>
            <w:tcW w:w="793"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1F53127" w14:textId="77777777" w:rsidR="008814BE" w:rsidRDefault="008814BE" w:rsidP="00490565">
            <w:pPr>
              <w:keepNext/>
              <w:spacing w:after="20"/>
              <w:jc w:val="center"/>
            </w:pPr>
            <w:r>
              <w:rPr>
                <w:sz w:val="18"/>
              </w:rPr>
              <w:t>LO</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66B77F6" w14:textId="77777777" w:rsidR="008814BE" w:rsidRDefault="008814BE" w:rsidP="00490565">
            <w:pPr>
              <w:keepNext/>
              <w:spacing w:after="20"/>
              <w:jc w:val="right"/>
            </w:pPr>
            <w:r>
              <w:rPr>
                <w:sz w:val="18"/>
              </w:rPr>
              <w:t>50</w:t>
            </w:r>
          </w:p>
        </w:tc>
        <w:tc>
          <w:tcPr>
            <w:tcW w:w="138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3E60D8F" w14:textId="77777777" w:rsidR="008814BE" w:rsidRDefault="008814BE" w:rsidP="00490565">
            <w:pPr>
              <w:keepNext/>
              <w:spacing w:after="20"/>
              <w:jc w:val="right"/>
            </w:pPr>
            <w:r>
              <w:rPr>
                <w:sz w:val="18"/>
              </w:rPr>
              <w:t>11.770</w:t>
            </w: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A2DDB8" w14:textId="77777777" w:rsidR="008814BE" w:rsidRDefault="008814BE" w:rsidP="00490565">
            <w:pPr>
              <w:keepNext/>
              <w:spacing w:after="20"/>
              <w:jc w:val="right"/>
            </w:pPr>
            <w:r>
              <w:rPr>
                <w:sz w:val="18"/>
              </w:rPr>
              <w:t>588.500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220D395" w14:textId="37D9F2A7" w:rsidR="008814BE" w:rsidRDefault="003E4BB2" w:rsidP="00490565">
            <w:pPr>
              <w:keepNext/>
              <w:spacing w:after="20"/>
              <w:jc w:val="center"/>
            </w:pPr>
            <w:r>
              <w:rPr>
                <w:sz w:val="18"/>
                <w:szCs w:val="18"/>
              </w:rPr>
              <w:t>10</w:t>
            </w:r>
            <w:r w:rsidR="00312194" w:rsidRPr="00312194">
              <w:rPr>
                <w:sz w:val="18"/>
                <w:szCs w:val="18"/>
              </w:rPr>
              <w:t>%</w:t>
            </w:r>
          </w:p>
        </w:tc>
      </w:tr>
      <w:tr w:rsidR="008814BE" w14:paraId="62B1F9C6" w14:textId="77777777" w:rsidTr="008814B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FFB3065" w14:textId="77777777" w:rsidR="008814BE" w:rsidRDefault="008814BE" w:rsidP="00490565">
            <w:pPr>
              <w:keepNext/>
              <w:spacing w:after="20"/>
              <w:jc w:val="right"/>
            </w:pPr>
            <w:r>
              <w:rPr>
                <w:b/>
                <w:sz w:val="18"/>
              </w:rPr>
              <w:t xml:space="preserve">Tổng cộng </w:t>
            </w:r>
            <w:r>
              <w:rPr>
                <w:b/>
                <w:color w:val="C00000"/>
                <w:sz w:val="18"/>
              </w:rPr>
              <w:t>(17)</w:t>
            </w:r>
          </w:p>
        </w:tc>
        <w:tc>
          <w:tcPr>
            <w:tcW w:w="257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27C54B4" w14:textId="77777777" w:rsidR="008814BE" w:rsidRDefault="008814BE" w:rsidP="00490565">
            <w:pPr>
              <w:jc w:val="right"/>
              <w:rPr>
                <w:b/>
                <w:bCs/>
                <w:sz w:val="18"/>
                <w:szCs w:val="18"/>
              </w:rPr>
            </w:pP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6CA5835" w14:textId="77777777" w:rsidR="008814BE" w:rsidRDefault="008814BE" w:rsidP="00490565">
            <w:pPr>
              <w:keepNext/>
              <w:spacing w:after="20"/>
              <w:jc w:val="right"/>
            </w:pPr>
            <w:r>
              <w:rPr>
                <w:b/>
                <w:sz w:val="18"/>
              </w:rPr>
              <w:t>1.112.500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BA6A26D" w14:textId="77777777" w:rsidR="008814BE" w:rsidRDefault="008814BE" w:rsidP="00490565">
            <w:pPr>
              <w:keepNext/>
              <w:spacing w:after="20"/>
              <w:jc w:val="center"/>
            </w:pPr>
          </w:p>
        </w:tc>
      </w:tr>
      <w:tr w:rsidR="008814BE" w14:paraId="035E8A29" w14:textId="77777777" w:rsidTr="008814B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0667DCC" w14:textId="0E62B5A3" w:rsidR="008814BE" w:rsidRDefault="008814BE" w:rsidP="00490565">
            <w:pPr>
              <w:keepNext/>
              <w:spacing w:after="20"/>
              <w:jc w:val="right"/>
            </w:pPr>
            <w:r>
              <w:rPr>
                <w:b/>
                <w:sz w:val="18"/>
              </w:rPr>
              <w:t xml:space="preserve">Thuế suất GTGT </w:t>
            </w:r>
            <w:r>
              <w:rPr>
                <w:b/>
                <w:color w:val="C00000"/>
                <w:sz w:val="18"/>
              </w:rPr>
              <w:t>(19</w:t>
            </w:r>
            <w:r w:rsidR="00D115CD">
              <w:rPr>
                <w:b/>
                <w:color w:val="C00000"/>
                <w:sz w:val="18"/>
              </w:rPr>
              <w:t>.1</w:t>
            </w:r>
            <w:r>
              <w:rPr>
                <w:b/>
                <w:color w:val="C00000"/>
                <w:sz w:val="18"/>
              </w:rPr>
              <w:t>)</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6F4A6DE" w14:textId="77777777" w:rsidR="008814BE" w:rsidRDefault="008814BE" w:rsidP="00490565">
            <w:pPr>
              <w:keepNext/>
              <w:spacing w:after="20"/>
              <w:jc w:val="right"/>
            </w:pPr>
            <w:r>
              <w:rPr>
                <w:b/>
                <w:sz w:val="18"/>
              </w:rPr>
              <w:t>5 %</w:t>
            </w:r>
          </w:p>
        </w:tc>
        <w:tc>
          <w:tcPr>
            <w:tcW w:w="138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2B26F7C" w14:textId="33893AA9" w:rsidR="008814BE" w:rsidRDefault="008814BE" w:rsidP="00490565">
            <w:pPr>
              <w:keepNext/>
              <w:spacing w:after="20"/>
              <w:jc w:val="right"/>
            </w:pPr>
            <w:commentRangeStart w:id="24"/>
            <w:commentRangeStart w:id="25"/>
            <w:r>
              <w:rPr>
                <w:b/>
                <w:sz w:val="18"/>
              </w:rPr>
              <w:t xml:space="preserve">Tiền thuế GTGT </w:t>
            </w:r>
            <w:r>
              <w:rPr>
                <w:b/>
                <w:color w:val="C00000"/>
                <w:sz w:val="18"/>
              </w:rPr>
              <w:t>(20</w:t>
            </w:r>
            <w:commentRangeEnd w:id="24"/>
            <w:r w:rsidR="00F16332">
              <w:rPr>
                <w:rStyle w:val="CommentReference"/>
                <w:b/>
                <w:color w:val="C00000"/>
                <w:sz w:val="18"/>
                <w:szCs w:val="22"/>
              </w:rPr>
              <w:commentReference w:id="24"/>
            </w:r>
            <w:commentRangeEnd w:id="25"/>
            <w:r w:rsidR="00BC0389">
              <w:rPr>
                <w:rStyle w:val="CommentReference"/>
                <w:b/>
                <w:color w:val="C00000"/>
                <w:sz w:val="18"/>
                <w:szCs w:val="22"/>
              </w:rPr>
              <w:commentReference w:id="25"/>
            </w:r>
            <w:r w:rsidR="006F17BB">
              <w:rPr>
                <w:b/>
                <w:color w:val="C00000"/>
                <w:sz w:val="18"/>
              </w:rPr>
              <w:t>)</w:t>
            </w: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26BC3EA" w14:textId="6EF18443" w:rsidR="008814BE" w:rsidRDefault="006E5475" w:rsidP="00490565">
            <w:pPr>
              <w:keepNext/>
              <w:spacing w:after="20"/>
              <w:jc w:val="right"/>
            </w:pPr>
            <w:r>
              <w:rPr>
                <w:b/>
                <w:sz w:val="18"/>
              </w:rPr>
              <w:t>17.600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478FA4" w14:textId="77777777" w:rsidR="008814BE" w:rsidRDefault="008814BE" w:rsidP="00490565">
            <w:pPr>
              <w:keepNext/>
              <w:spacing w:after="20"/>
              <w:jc w:val="center"/>
            </w:pPr>
          </w:p>
        </w:tc>
      </w:tr>
      <w:tr w:rsidR="00144960" w14:paraId="7E346358" w14:textId="77777777" w:rsidTr="008814B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EC88D3C" w14:textId="1B562D5E" w:rsidR="00144960" w:rsidRDefault="00144960" w:rsidP="00144960">
            <w:pPr>
              <w:keepNext/>
              <w:spacing w:after="20"/>
              <w:jc w:val="right"/>
              <w:rPr>
                <w:b/>
                <w:sz w:val="18"/>
              </w:rPr>
            </w:pPr>
            <w:r>
              <w:rPr>
                <w:b/>
                <w:sz w:val="18"/>
              </w:rPr>
              <w:t xml:space="preserve">Thuế suất GTGT </w:t>
            </w:r>
            <w:r>
              <w:rPr>
                <w:b/>
                <w:color w:val="C00000"/>
                <w:sz w:val="18"/>
              </w:rPr>
              <w:t>(19</w:t>
            </w:r>
            <w:r w:rsidR="00B422D8">
              <w:rPr>
                <w:b/>
                <w:color w:val="C00000"/>
                <w:sz w:val="18"/>
              </w:rPr>
              <w:t>.1</w:t>
            </w:r>
            <w:r>
              <w:rPr>
                <w:b/>
                <w:color w:val="C00000"/>
                <w:sz w:val="18"/>
              </w:rPr>
              <w:t>)</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EDEFB6F" w14:textId="4808931D" w:rsidR="00144960" w:rsidRDefault="00144960" w:rsidP="00144960">
            <w:pPr>
              <w:keepNext/>
              <w:spacing w:after="20"/>
              <w:jc w:val="right"/>
              <w:rPr>
                <w:b/>
                <w:sz w:val="18"/>
              </w:rPr>
            </w:pPr>
            <w:r>
              <w:rPr>
                <w:b/>
                <w:sz w:val="18"/>
              </w:rPr>
              <w:t>8</w:t>
            </w:r>
            <w:r>
              <w:rPr>
                <w:b/>
                <w:sz w:val="18"/>
              </w:rPr>
              <w:t xml:space="preserve"> %</w:t>
            </w:r>
          </w:p>
        </w:tc>
        <w:tc>
          <w:tcPr>
            <w:tcW w:w="138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B60937D" w14:textId="3052258A" w:rsidR="00144960" w:rsidRDefault="00144960" w:rsidP="00144960">
            <w:pPr>
              <w:keepNext/>
              <w:spacing w:after="20"/>
              <w:jc w:val="right"/>
              <w:rPr>
                <w:b/>
                <w:sz w:val="18"/>
              </w:rPr>
            </w:pPr>
            <w:r>
              <w:rPr>
                <w:b/>
                <w:sz w:val="18"/>
              </w:rPr>
              <w:t xml:space="preserve">Tiền thuế GTGT </w:t>
            </w:r>
            <w:r>
              <w:rPr>
                <w:b/>
                <w:color w:val="C00000"/>
                <w:sz w:val="18"/>
              </w:rPr>
              <w:t>(20)</w:t>
            </w: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306E4CD" w14:textId="5337E875" w:rsidR="00144960" w:rsidRDefault="00F37EE2" w:rsidP="00144960">
            <w:pPr>
              <w:keepNext/>
              <w:spacing w:after="20"/>
              <w:jc w:val="right"/>
              <w:rPr>
                <w:b/>
                <w:sz w:val="18"/>
              </w:rPr>
            </w:pPr>
            <w:r>
              <w:rPr>
                <w:b/>
                <w:sz w:val="18"/>
              </w:rPr>
              <w:t>13.760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3A843D67" w14:textId="77777777" w:rsidR="00144960" w:rsidRDefault="00144960" w:rsidP="00144960">
            <w:pPr>
              <w:keepNext/>
              <w:spacing w:after="20"/>
              <w:jc w:val="center"/>
            </w:pPr>
          </w:p>
        </w:tc>
      </w:tr>
      <w:tr w:rsidR="00144960" w14:paraId="68D3E6E1" w14:textId="77777777" w:rsidTr="008814B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A27A771" w14:textId="17B798DE" w:rsidR="00144960" w:rsidRDefault="00144960" w:rsidP="00144960">
            <w:pPr>
              <w:keepNext/>
              <w:spacing w:after="20"/>
              <w:jc w:val="right"/>
              <w:rPr>
                <w:b/>
                <w:sz w:val="18"/>
              </w:rPr>
            </w:pPr>
            <w:r>
              <w:rPr>
                <w:b/>
                <w:sz w:val="18"/>
              </w:rPr>
              <w:t xml:space="preserve">Thuế suất GTGT </w:t>
            </w:r>
            <w:r>
              <w:rPr>
                <w:b/>
                <w:color w:val="C00000"/>
                <w:sz w:val="18"/>
              </w:rPr>
              <w:t>(19</w:t>
            </w:r>
            <w:r w:rsidR="00B422D8">
              <w:rPr>
                <w:b/>
                <w:color w:val="C00000"/>
                <w:sz w:val="18"/>
              </w:rPr>
              <w:t>.1</w:t>
            </w:r>
            <w:r>
              <w:rPr>
                <w:b/>
                <w:color w:val="C00000"/>
                <w:sz w:val="18"/>
              </w:rPr>
              <w:t>)</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E4F9BE8" w14:textId="2868FCB4" w:rsidR="00144960" w:rsidRDefault="00144960" w:rsidP="00144960">
            <w:pPr>
              <w:keepNext/>
              <w:spacing w:after="20"/>
              <w:jc w:val="right"/>
              <w:rPr>
                <w:b/>
                <w:sz w:val="18"/>
              </w:rPr>
            </w:pPr>
            <w:r>
              <w:rPr>
                <w:b/>
                <w:sz w:val="18"/>
              </w:rPr>
              <w:t>10</w:t>
            </w:r>
            <w:r>
              <w:rPr>
                <w:b/>
                <w:sz w:val="18"/>
              </w:rPr>
              <w:t xml:space="preserve"> %</w:t>
            </w:r>
          </w:p>
        </w:tc>
        <w:tc>
          <w:tcPr>
            <w:tcW w:w="1388"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F1CBE71" w14:textId="1CE4AC0D" w:rsidR="00144960" w:rsidRDefault="00144960" w:rsidP="00144960">
            <w:pPr>
              <w:keepNext/>
              <w:spacing w:after="20"/>
              <w:jc w:val="right"/>
              <w:rPr>
                <w:b/>
                <w:sz w:val="18"/>
              </w:rPr>
            </w:pPr>
            <w:r>
              <w:rPr>
                <w:b/>
                <w:sz w:val="18"/>
              </w:rPr>
              <w:t xml:space="preserve">Tiền thuế GTGT </w:t>
            </w:r>
            <w:r>
              <w:rPr>
                <w:b/>
                <w:color w:val="C00000"/>
                <w:sz w:val="18"/>
              </w:rPr>
              <w:t>(20)</w:t>
            </w: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CC2C081" w14:textId="31E26740" w:rsidR="00144960" w:rsidRDefault="00FF2939" w:rsidP="00144960">
            <w:pPr>
              <w:keepNext/>
              <w:spacing w:after="20"/>
              <w:jc w:val="right"/>
              <w:rPr>
                <w:b/>
                <w:sz w:val="18"/>
              </w:rPr>
            </w:pPr>
            <w:r>
              <w:rPr>
                <w:b/>
                <w:sz w:val="18"/>
              </w:rPr>
              <w:t>58.850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465FEB55" w14:textId="77777777" w:rsidR="00144960" w:rsidRDefault="00144960" w:rsidP="00144960">
            <w:pPr>
              <w:keepNext/>
              <w:spacing w:after="20"/>
              <w:jc w:val="center"/>
            </w:pPr>
          </w:p>
        </w:tc>
      </w:tr>
      <w:tr w:rsidR="00E95EA7" w14:paraId="50B6FD6F" w14:textId="77777777" w:rsidTr="00514420">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0A33662" w14:textId="4806B885" w:rsidR="00E95EA7" w:rsidRDefault="00E95EA7" w:rsidP="008E0860">
            <w:pPr>
              <w:keepNext/>
              <w:spacing w:after="20"/>
              <w:jc w:val="right"/>
              <w:rPr>
                <w:b/>
                <w:sz w:val="18"/>
              </w:rPr>
            </w:pPr>
            <w:commentRangeStart w:id="26"/>
            <w:commentRangeStart w:id="27"/>
            <w:r>
              <w:rPr>
                <w:b/>
                <w:sz w:val="18"/>
              </w:rPr>
              <w:t>Tổng cộng tiền thuế</w:t>
            </w:r>
            <w:r>
              <w:rPr>
                <w:b/>
                <w:sz w:val="18"/>
              </w:rPr>
              <w:t xml:space="preserve"> </w:t>
            </w:r>
            <w:r>
              <w:rPr>
                <w:b/>
                <w:color w:val="C00000"/>
                <w:sz w:val="18"/>
              </w:rPr>
              <w:t>(19</w:t>
            </w:r>
            <w:commentRangeEnd w:id="26"/>
            <w:r w:rsidR="00B94CAD">
              <w:rPr>
                <w:rStyle w:val="CommentReference"/>
                <w:b/>
                <w:color w:val="C00000"/>
                <w:sz w:val="18"/>
                <w:szCs w:val="22"/>
              </w:rPr>
              <w:commentReference w:id="26"/>
            </w:r>
            <w:commentRangeEnd w:id="27"/>
            <w:r w:rsidR="00312075">
              <w:rPr>
                <w:rStyle w:val="CommentReference"/>
                <w:b/>
                <w:color w:val="C00000"/>
                <w:sz w:val="18"/>
                <w:szCs w:val="22"/>
              </w:rPr>
              <w:commentReference w:id="27"/>
            </w:r>
            <w:r>
              <w:rPr>
                <w:b/>
                <w:color w:val="C00000"/>
                <w:sz w:val="18"/>
              </w:rPr>
              <w:t>)</w:t>
            </w:r>
          </w:p>
        </w:tc>
        <w:tc>
          <w:tcPr>
            <w:tcW w:w="257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24AB7DE3" w14:textId="44E1A507" w:rsidR="00E95EA7" w:rsidRDefault="00E95EA7" w:rsidP="008E0860">
            <w:pPr>
              <w:keepNext/>
              <w:spacing w:after="20"/>
              <w:jc w:val="right"/>
              <w:rPr>
                <w:b/>
                <w:sz w:val="18"/>
              </w:rPr>
            </w:pP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620933E5" w14:textId="0ADEFB42" w:rsidR="00E95EA7" w:rsidRDefault="00290A38" w:rsidP="008E0860">
            <w:pPr>
              <w:keepNext/>
              <w:spacing w:after="20"/>
              <w:jc w:val="right"/>
              <w:rPr>
                <w:b/>
                <w:sz w:val="18"/>
              </w:rPr>
            </w:pPr>
            <w:r>
              <w:rPr>
                <w:b/>
                <w:sz w:val="18"/>
              </w:rPr>
              <w:t>90.210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1618CE82" w14:textId="77777777" w:rsidR="00E95EA7" w:rsidRDefault="00E95EA7" w:rsidP="008E0860">
            <w:pPr>
              <w:keepNext/>
              <w:spacing w:after="20"/>
              <w:jc w:val="center"/>
            </w:pPr>
          </w:p>
        </w:tc>
      </w:tr>
      <w:tr w:rsidR="008E0860" w14:paraId="7E467C99" w14:textId="77777777" w:rsidTr="008814B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CE6E996" w14:textId="77777777" w:rsidR="008E0860" w:rsidRDefault="008E0860" w:rsidP="008E0860">
            <w:pPr>
              <w:keepNext/>
              <w:spacing w:after="20"/>
              <w:jc w:val="right"/>
            </w:pPr>
            <w:r>
              <w:rPr>
                <w:b/>
                <w:sz w:val="18"/>
              </w:rPr>
              <w:t xml:space="preserve">Tổng cộng tiền thanh toán </w:t>
            </w:r>
            <w:r>
              <w:rPr>
                <w:b/>
                <w:color w:val="C00000"/>
                <w:sz w:val="18"/>
              </w:rPr>
              <w:t>(21)</w:t>
            </w:r>
          </w:p>
        </w:tc>
        <w:tc>
          <w:tcPr>
            <w:tcW w:w="2578" w:type="dxa"/>
            <w:gridSpan w:val="2"/>
            <w:tcBorders>
              <w:top w:val="none" w:sz="4" w:space="0" w:color="808080" w:themeColor="background1" w:themeShade="80"/>
              <w:left w:val="single" w:sz="2" w:space="0" w:color="000000" w:themeColor="text1"/>
              <w:bottom w:val="single" w:sz="2" w:space="0" w:color="000000" w:themeColor="text1"/>
              <w:right w:val="single" w:sz="2" w:space="0" w:color="000000" w:themeColor="text1"/>
            </w:tcBorders>
            <w:vAlign w:val="center"/>
          </w:tcPr>
          <w:p w14:paraId="219BFD28" w14:textId="77777777" w:rsidR="008E0860" w:rsidRDefault="008E0860" w:rsidP="008E0860">
            <w:pPr>
              <w:jc w:val="right"/>
              <w:rPr>
                <w:b/>
                <w:bCs/>
                <w:sz w:val="18"/>
                <w:szCs w:val="18"/>
              </w:rPr>
            </w:pPr>
          </w:p>
        </w:tc>
        <w:tc>
          <w:tcPr>
            <w:tcW w:w="1785"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84B9CF4" w14:textId="4A2FDF39" w:rsidR="008E0860" w:rsidRDefault="00794007" w:rsidP="008E0860">
            <w:pPr>
              <w:keepNext/>
              <w:spacing w:after="20"/>
              <w:jc w:val="right"/>
            </w:pPr>
            <w:r w:rsidRPr="00794007">
              <w:rPr>
                <w:b/>
                <w:sz w:val="18"/>
              </w:rPr>
              <w:t>1</w:t>
            </w:r>
            <w:r>
              <w:rPr>
                <w:b/>
                <w:sz w:val="18"/>
              </w:rPr>
              <w:t>.</w:t>
            </w:r>
            <w:r w:rsidRPr="00794007">
              <w:rPr>
                <w:b/>
                <w:sz w:val="18"/>
              </w:rPr>
              <w:t>202</w:t>
            </w:r>
            <w:r>
              <w:rPr>
                <w:b/>
                <w:sz w:val="18"/>
              </w:rPr>
              <w:t>.</w:t>
            </w:r>
            <w:r w:rsidRPr="00794007">
              <w:rPr>
                <w:b/>
                <w:sz w:val="18"/>
              </w:rPr>
              <w:t>710</w:t>
            </w:r>
          </w:p>
        </w:tc>
        <w:tc>
          <w:tcPr>
            <w:tcW w:w="1190" w:type="dxa"/>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07D12A0A" w14:textId="77777777" w:rsidR="008E0860" w:rsidRDefault="008E0860" w:rsidP="008E0860">
            <w:pPr>
              <w:keepNext/>
              <w:spacing w:after="20"/>
              <w:jc w:val="center"/>
            </w:pPr>
          </w:p>
        </w:tc>
      </w:tr>
      <w:tr w:rsidR="004A3658" w14:paraId="73E0BCB0" w14:textId="77777777" w:rsidTr="005769EE">
        <w:trPr>
          <w:cantSplit/>
          <w:jc w:val="center"/>
        </w:trPr>
        <w:tc>
          <w:tcPr>
            <w:tcW w:w="4364"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B6F45DA" w14:textId="4FB45663" w:rsidR="004A3658" w:rsidRDefault="004A3658" w:rsidP="008E0860">
            <w:pPr>
              <w:keepNext/>
              <w:spacing w:after="20"/>
              <w:jc w:val="right"/>
              <w:rPr>
                <w:b/>
                <w:sz w:val="18"/>
              </w:rPr>
            </w:pPr>
            <w:commentRangeStart w:id="28"/>
            <w:commentRangeStart w:id="29"/>
            <w:r>
              <w:rPr>
                <w:b/>
                <w:sz w:val="18"/>
              </w:rPr>
              <w:t>Số tiền bằng chữ:</w:t>
            </w:r>
            <w:commentRangeEnd w:id="28"/>
            <w:r w:rsidR="002C77B3">
              <w:rPr>
                <w:rStyle w:val="CommentReference"/>
                <w:b/>
                <w:sz w:val="18"/>
                <w:szCs w:val="22"/>
              </w:rPr>
              <w:commentReference w:id="28"/>
            </w:r>
            <w:commentRangeEnd w:id="29"/>
            <w:r w:rsidR="00175CA4">
              <w:rPr>
                <w:rStyle w:val="CommentReference"/>
                <w:b/>
                <w:sz w:val="18"/>
                <w:szCs w:val="22"/>
              </w:rPr>
              <w:commentReference w:id="29"/>
            </w:r>
            <w:r w:rsidR="002C77B3">
              <w:rPr>
                <w:b/>
                <w:sz w:val="18"/>
              </w:rPr>
              <w:t xml:space="preserve"> </w:t>
            </w:r>
            <w:r w:rsidR="002C77B3" w:rsidRPr="002C77B3">
              <w:rPr>
                <w:b/>
                <w:color w:val="EE0000"/>
                <w:sz w:val="18"/>
              </w:rPr>
              <w:t>(21.1)</w:t>
            </w:r>
          </w:p>
        </w:tc>
        <w:tc>
          <w:tcPr>
            <w:tcW w:w="5553" w:type="dxa"/>
            <w:gridSpan w:val="4"/>
            <w:tcBorders>
              <w:top w:val="none" w:sz="4" w:space="0" w:color="808080" w:themeColor="background1" w:themeShade="80"/>
              <w:left w:val="single" w:sz="2" w:space="0" w:color="000000" w:themeColor="text1"/>
              <w:bottom w:val="single" w:sz="2" w:space="0" w:color="000000" w:themeColor="text1"/>
              <w:right w:val="single" w:sz="2" w:space="0" w:color="000000" w:themeColor="text1"/>
            </w:tcBorders>
            <w:vAlign w:val="center"/>
          </w:tcPr>
          <w:p w14:paraId="5614B7EC" w14:textId="35ECE686" w:rsidR="004A3658" w:rsidRPr="00B94CAD" w:rsidRDefault="004A3658" w:rsidP="008E0860">
            <w:pPr>
              <w:keepNext/>
              <w:spacing w:after="20"/>
              <w:jc w:val="center"/>
              <w:rPr>
                <w:b/>
                <w:bCs/>
                <w:sz w:val="16"/>
                <w:szCs w:val="16"/>
              </w:rPr>
            </w:pPr>
            <w:r w:rsidRPr="00B94CAD">
              <w:rPr>
                <w:b/>
                <w:bCs/>
                <w:sz w:val="16"/>
                <w:szCs w:val="16"/>
              </w:rPr>
              <w:t xml:space="preserve">Một </w:t>
            </w:r>
            <w:r w:rsidR="00835A5E">
              <w:rPr>
                <w:b/>
                <w:bCs/>
                <w:sz w:val="16"/>
                <w:szCs w:val="16"/>
              </w:rPr>
              <w:t>triệu hai trăm lẻ hai nghìn bảy trăm mười đồng</w:t>
            </w:r>
          </w:p>
        </w:tc>
      </w:tr>
      <w:tr w:rsidR="008E0860" w14:paraId="78F4793D" w14:textId="77777777" w:rsidTr="008814BE">
        <w:trPr>
          <w:cantSplit/>
          <w:jc w:val="center"/>
        </w:trPr>
        <w:tc>
          <w:tcPr>
            <w:tcW w:w="5554" w:type="dxa"/>
            <w:gridSpan w:val="4"/>
            <w:tcBorders>
              <w:left w:val="single" w:sz="2" w:space="0" w:color="000000" w:themeColor="text1"/>
              <w:bottom w:val="single" w:sz="2" w:space="0" w:color="000000" w:themeColor="text1"/>
              <w:right w:val="single" w:sz="2" w:space="0" w:color="000000" w:themeColor="text1"/>
            </w:tcBorders>
            <w:vAlign w:val="center"/>
          </w:tcPr>
          <w:p w14:paraId="7126F7E9" w14:textId="77777777" w:rsidR="008E0860" w:rsidRDefault="008E0860" w:rsidP="008E0860">
            <w:pPr>
              <w:keepNext/>
              <w:spacing w:after="20"/>
              <w:jc w:val="center"/>
            </w:pPr>
          </w:p>
        </w:tc>
        <w:tc>
          <w:tcPr>
            <w:tcW w:w="4363" w:type="dxa"/>
            <w:gridSpan w:val="3"/>
            <w:tcBorders>
              <w:left w:val="single" w:sz="2" w:space="0" w:color="000000" w:themeColor="text1"/>
              <w:bottom w:val="single" w:sz="2" w:space="0" w:color="000000" w:themeColor="text1"/>
              <w:right w:val="single" w:sz="2" w:space="0" w:color="000000" w:themeColor="text1"/>
            </w:tcBorders>
            <w:vAlign w:val="center"/>
          </w:tcPr>
          <w:p w14:paraId="7F018912" w14:textId="77777777" w:rsidR="008E0860" w:rsidRDefault="008E0860" w:rsidP="008E0860">
            <w:pPr>
              <w:keepNext/>
              <w:spacing w:after="20"/>
              <w:jc w:val="right"/>
            </w:pPr>
            <w:r w:rsidRPr="0ECD6362">
              <w:rPr>
                <w:sz w:val="18"/>
                <w:szCs w:val="18"/>
              </w:rPr>
              <w:t xml:space="preserve">Ngày 18 tháng 08 năm 2026 </w:t>
            </w:r>
            <w:r w:rsidRPr="0ECD6362">
              <w:rPr>
                <w:color w:val="C00000"/>
                <w:sz w:val="18"/>
                <w:szCs w:val="18"/>
              </w:rPr>
              <w:t>(22)</w:t>
            </w:r>
          </w:p>
        </w:tc>
      </w:tr>
      <w:tr w:rsidR="008E0860" w14:paraId="58FB1070" w14:textId="77777777" w:rsidTr="008814BE">
        <w:trPr>
          <w:cantSplit/>
          <w:jc w:val="center"/>
        </w:trPr>
        <w:tc>
          <w:tcPr>
            <w:tcW w:w="3571"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55DC032F" w14:textId="77777777" w:rsidR="008E0860" w:rsidRDefault="008E0860" w:rsidP="008E0860">
            <w:pPr>
              <w:keepNext/>
              <w:spacing w:after="20"/>
              <w:jc w:val="center"/>
            </w:pPr>
            <w:r>
              <w:rPr>
                <w:b/>
                <w:sz w:val="18"/>
              </w:rPr>
              <w:t>Giám đốc</w:t>
            </w:r>
          </w:p>
        </w:tc>
        <w:tc>
          <w:tcPr>
            <w:tcW w:w="3371" w:type="dxa"/>
            <w:gridSpan w:val="3"/>
            <w:tcBorders>
              <w:left w:val="single" w:sz="2" w:space="0" w:color="000000" w:themeColor="text1"/>
              <w:bottom w:val="single" w:sz="2" w:space="0" w:color="000000" w:themeColor="text1"/>
              <w:right w:val="single" w:sz="2" w:space="0" w:color="000000" w:themeColor="text1"/>
            </w:tcBorders>
            <w:vAlign w:val="center"/>
          </w:tcPr>
          <w:p w14:paraId="7472FCCF" w14:textId="77777777" w:rsidR="008E0860" w:rsidRDefault="008E0860" w:rsidP="008E0860">
            <w:pPr>
              <w:keepNext/>
              <w:spacing w:after="20"/>
              <w:jc w:val="center"/>
            </w:pPr>
            <w:r>
              <w:rPr>
                <w:b/>
                <w:sz w:val="18"/>
              </w:rPr>
              <w:t>Kế toán</w:t>
            </w:r>
          </w:p>
        </w:tc>
        <w:tc>
          <w:tcPr>
            <w:tcW w:w="2975"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vAlign w:val="center"/>
          </w:tcPr>
          <w:p w14:paraId="7A599020" w14:textId="77777777" w:rsidR="008E0860" w:rsidRDefault="008E0860" w:rsidP="008E0860">
            <w:pPr>
              <w:keepNext/>
              <w:spacing w:after="20"/>
              <w:jc w:val="center"/>
            </w:pPr>
            <w:r>
              <w:rPr>
                <w:b/>
                <w:sz w:val="18"/>
              </w:rPr>
              <w:t>Người lập biểu</w:t>
            </w:r>
          </w:p>
        </w:tc>
      </w:tr>
    </w:tbl>
    <w:p w14:paraId="220E732A" w14:textId="77777777" w:rsidR="002425B0" w:rsidRPr="004F2B3D" w:rsidRDefault="002425B0" w:rsidP="002425B0">
      <w:pPr>
        <w:pStyle w:val="Heading3"/>
        <w:pageBreakBefore/>
        <w:rPr>
          <w:rFonts w:hint="eastAsia"/>
        </w:rPr>
      </w:pPr>
      <w:bookmarkStart w:id="30" w:name="_Toc717289727"/>
      <w:r w:rsidRPr="004F2B3D">
        <w:lastRenderedPageBreak/>
        <w:t>Mô tả các trường trên báo cáo</w:t>
      </w:r>
      <w:bookmarkEnd w:id="30"/>
    </w:p>
    <w:tbl>
      <w:tblPr>
        <w:tblW w:w="9434" w:type="dxa"/>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918"/>
        <w:gridCol w:w="1586"/>
        <w:gridCol w:w="1402"/>
        <w:gridCol w:w="5528"/>
      </w:tblGrid>
      <w:tr w:rsidR="002425B0" w:rsidRPr="003E43B7" w14:paraId="025B8ACE" w14:textId="77777777" w:rsidTr="00D91F3D">
        <w:trPr>
          <w:cantSplit/>
          <w:trHeight w:val="454"/>
          <w:tblHeader/>
          <w:jc w:val="center"/>
        </w:trPr>
        <w:tc>
          <w:tcPr>
            <w:tcW w:w="918" w:type="dxa"/>
            <w:shd w:val="clear" w:color="auto" w:fill="00586F"/>
            <w:vAlign w:val="center"/>
          </w:tcPr>
          <w:p w14:paraId="1F64D88B" w14:textId="77777777" w:rsidR="002425B0" w:rsidRPr="00520CAC" w:rsidRDefault="002425B0" w:rsidP="00665ABD">
            <w:pPr>
              <w:spacing w:after="20"/>
              <w:jc w:val="center"/>
              <w:rPr>
                <w:color w:val="FFFFFF" w:themeColor="background1"/>
              </w:rPr>
            </w:pPr>
            <w:r w:rsidRPr="00520CAC">
              <w:rPr>
                <w:b/>
                <w:color w:val="FFFFFF" w:themeColor="background1"/>
              </w:rPr>
              <w:t>Chỉ tiêu</w:t>
            </w:r>
          </w:p>
        </w:tc>
        <w:tc>
          <w:tcPr>
            <w:tcW w:w="1586" w:type="dxa"/>
            <w:shd w:val="clear" w:color="auto" w:fill="00586F"/>
            <w:vAlign w:val="center"/>
          </w:tcPr>
          <w:p w14:paraId="7AD40E81" w14:textId="77777777" w:rsidR="002425B0" w:rsidRPr="00520CAC" w:rsidRDefault="002425B0" w:rsidP="00665ABD">
            <w:pPr>
              <w:spacing w:after="20"/>
              <w:jc w:val="center"/>
              <w:rPr>
                <w:color w:val="FFFFFF" w:themeColor="background1"/>
              </w:rPr>
            </w:pPr>
            <w:r w:rsidRPr="00520CAC">
              <w:rPr>
                <w:b/>
                <w:color w:val="FFFFFF" w:themeColor="background1"/>
              </w:rPr>
              <w:t>Mô tả chỉ tiêu</w:t>
            </w:r>
          </w:p>
        </w:tc>
        <w:tc>
          <w:tcPr>
            <w:tcW w:w="1402" w:type="dxa"/>
            <w:shd w:val="clear" w:color="auto" w:fill="00586F"/>
            <w:vAlign w:val="center"/>
          </w:tcPr>
          <w:p w14:paraId="343D6C0A" w14:textId="77777777" w:rsidR="002425B0" w:rsidRPr="00520CAC" w:rsidRDefault="002425B0" w:rsidP="00665ABD">
            <w:pPr>
              <w:spacing w:after="20"/>
              <w:jc w:val="center"/>
              <w:rPr>
                <w:color w:val="FFFFFF" w:themeColor="background1"/>
              </w:rPr>
            </w:pPr>
            <w:r w:rsidRPr="00520CAC">
              <w:rPr>
                <w:b/>
                <w:color w:val="FFFFFF" w:themeColor="background1"/>
              </w:rPr>
              <w:t>Định dạng, độ dài</w:t>
            </w:r>
          </w:p>
        </w:tc>
        <w:tc>
          <w:tcPr>
            <w:tcW w:w="5528" w:type="dxa"/>
            <w:shd w:val="clear" w:color="auto" w:fill="00586F"/>
            <w:vAlign w:val="center"/>
          </w:tcPr>
          <w:p w14:paraId="33669B2B" w14:textId="77777777" w:rsidR="002425B0" w:rsidRPr="00520CAC" w:rsidRDefault="002425B0" w:rsidP="00665ABD">
            <w:pPr>
              <w:spacing w:after="20"/>
              <w:jc w:val="center"/>
              <w:rPr>
                <w:color w:val="FFFFFF" w:themeColor="background1"/>
              </w:rPr>
            </w:pPr>
            <w:r w:rsidRPr="00520CAC">
              <w:rPr>
                <w:b/>
                <w:color w:val="FFFFFF" w:themeColor="background1"/>
              </w:rPr>
              <w:t>Mô tả kỹ thuật</w:t>
            </w:r>
          </w:p>
        </w:tc>
      </w:tr>
      <w:tr w:rsidR="002425B0" w:rsidRPr="000D2ED8" w14:paraId="25415F69" w14:textId="77777777" w:rsidTr="00D91F3D">
        <w:trPr>
          <w:cantSplit/>
          <w:trHeight w:val="454"/>
          <w:jc w:val="center"/>
        </w:trPr>
        <w:tc>
          <w:tcPr>
            <w:tcW w:w="918" w:type="dxa"/>
            <w:vAlign w:val="center"/>
          </w:tcPr>
          <w:p w14:paraId="0CE8AD92" w14:textId="77777777" w:rsidR="002425B0" w:rsidRPr="000D2ED8" w:rsidRDefault="002425B0" w:rsidP="00665ABD">
            <w:pPr>
              <w:spacing w:after="20"/>
              <w:jc w:val="center"/>
              <w:rPr>
                <w:color w:val="00586F"/>
              </w:rPr>
            </w:pPr>
            <w:r w:rsidRPr="000D2ED8">
              <w:rPr>
                <w:color w:val="00586F"/>
              </w:rPr>
              <w:t>1</w:t>
            </w:r>
          </w:p>
        </w:tc>
        <w:tc>
          <w:tcPr>
            <w:tcW w:w="1586" w:type="dxa"/>
            <w:vAlign w:val="center"/>
          </w:tcPr>
          <w:p w14:paraId="55577E60" w14:textId="77777777" w:rsidR="002425B0" w:rsidRPr="000D2ED8" w:rsidRDefault="002425B0" w:rsidP="00665ABD">
            <w:pPr>
              <w:spacing w:after="20"/>
              <w:rPr>
                <w:color w:val="00586F"/>
              </w:rPr>
            </w:pPr>
            <w:r w:rsidRPr="000D2ED8">
              <w:rPr>
                <w:color w:val="00586F"/>
              </w:rPr>
              <w:t>Logo công ty</w:t>
            </w:r>
          </w:p>
        </w:tc>
        <w:tc>
          <w:tcPr>
            <w:tcW w:w="1402" w:type="dxa"/>
            <w:vAlign w:val="center"/>
          </w:tcPr>
          <w:p w14:paraId="18980C86" w14:textId="77777777" w:rsidR="002425B0" w:rsidRPr="000D2ED8" w:rsidRDefault="002425B0" w:rsidP="00665ABD">
            <w:pPr>
              <w:spacing w:after="20"/>
              <w:rPr>
                <w:color w:val="00586F"/>
              </w:rPr>
            </w:pPr>
            <w:r w:rsidRPr="000D2ED8">
              <w:rPr>
                <w:color w:val="00586F"/>
              </w:rPr>
              <w:t>Giữa / Graphic</w:t>
            </w:r>
          </w:p>
        </w:tc>
        <w:tc>
          <w:tcPr>
            <w:tcW w:w="5528" w:type="dxa"/>
            <w:vAlign w:val="center"/>
          </w:tcPr>
          <w:p w14:paraId="03085F3F" w14:textId="7714056D" w:rsidR="002425B0" w:rsidRPr="000D2ED8" w:rsidRDefault="002425B0" w:rsidP="535BE254">
            <w:pPr>
              <w:spacing w:after="20"/>
              <w:rPr>
                <w:color w:val="00586F"/>
              </w:rPr>
            </w:pPr>
            <w:r w:rsidRPr="000D2ED8">
              <w:rPr>
                <w:rFonts w:ascii="Segoe UI" w:eastAsia="Segoe UI" w:hAnsi="Segoe UI" w:cs="Segoe UI"/>
                <w:color w:val="00586F"/>
              </w:rPr>
              <w:t>[</w:t>
            </w:r>
            <w:r w:rsidRPr="000D2ED8">
              <w:rPr>
                <w:color w:val="00586F"/>
              </w:rPr>
              <w:t>Tcode] SE78: logo được nạp vào kho đồ hoạ biểu mẫu của SAP.</w:t>
            </w:r>
          </w:p>
          <w:p w14:paraId="733A9EAB" w14:textId="77777777" w:rsidR="002425B0" w:rsidRPr="000D2ED8" w:rsidRDefault="002425B0" w:rsidP="535BE254">
            <w:pPr>
              <w:pStyle w:val="ListParagraph"/>
              <w:numPr>
                <w:ilvl w:val="0"/>
                <w:numId w:val="9"/>
              </w:numPr>
              <w:spacing w:after="20" w:line="288" w:lineRule="auto"/>
              <w:rPr>
                <w:color w:val="00586F"/>
              </w:rPr>
            </w:pPr>
            <w:r w:rsidRPr="000D2ED8">
              <w:rPr>
                <w:color w:val="00586F"/>
              </w:rPr>
              <w:t>Nhóm đồ hoạ: GRAPHICS; loại đồ hoạ: BMAP; chế độ màu: Color (BCOL).</w:t>
            </w:r>
          </w:p>
          <w:p w14:paraId="0E911616" w14:textId="632DE13D" w:rsidR="0CA3EBDF" w:rsidRPr="000D2ED8" w:rsidRDefault="0CA3EBDF" w:rsidP="535BE254">
            <w:pPr>
              <w:pStyle w:val="ListParagraph"/>
              <w:numPr>
                <w:ilvl w:val="0"/>
                <w:numId w:val="9"/>
              </w:numPr>
              <w:shd w:val="clear" w:color="auto" w:fill="FFFFFF" w:themeFill="background1"/>
              <w:spacing w:after="0" w:line="288" w:lineRule="auto"/>
              <w:jc w:val="both"/>
              <w:rPr>
                <w:color w:val="00586F"/>
              </w:rPr>
            </w:pPr>
            <w:r w:rsidRPr="000D2ED8">
              <w:rPr>
                <w:color w:val="00586F"/>
              </w:rPr>
              <w:t>Smartform gọi đồ hoạ theo tên; tên đồ hoạ được ghép động theo mã công ty của chứng từ đang in, theo cấu trúc ZLOGO_&lt;Mã công ty&gt;.</w:t>
            </w:r>
          </w:p>
          <w:p w14:paraId="31A6596F" w14:textId="45C7DDEC" w:rsidR="0CA3EBDF" w:rsidRPr="000D2ED8" w:rsidRDefault="0CA3EBDF" w:rsidP="535BE254">
            <w:pPr>
              <w:pStyle w:val="ListParagraph"/>
              <w:numPr>
                <w:ilvl w:val="0"/>
                <w:numId w:val="9"/>
              </w:numPr>
              <w:shd w:val="clear" w:color="auto" w:fill="FFFFFF" w:themeFill="background1"/>
              <w:spacing w:after="0"/>
              <w:rPr>
                <w:color w:val="00586F"/>
              </w:rPr>
            </w:pPr>
            <w:r w:rsidRPr="000D2ED8">
              <w:rPr>
                <w:color w:val="00586F"/>
              </w:rPr>
              <w:t>Mã công ty lấy từ tổ chức bán hàng của chứng từ: đọc [Table] TVKO với VKORG bằng LIKP-VKORG, lấy [Field] BUKRS</w:t>
            </w:r>
          </w:p>
          <w:p w14:paraId="53ECB9A7" w14:textId="77777777" w:rsidR="002425B0" w:rsidRPr="000D2ED8" w:rsidRDefault="002425B0" w:rsidP="535BE254">
            <w:pPr>
              <w:spacing w:after="20"/>
              <w:rPr>
                <w:color w:val="00586F"/>
              </w:rPr>
            </w:pPr>
            <w:r w:rsidRPr="000D2ED8">
              <w:rPr>
                <w:b/>
                <w:bCs/>
                <w:color w:val="00586F"/>
              </w:rPr>
              <w:t>Ràng buộc:</w:t>
            </w:r>
          </w:p>
          <w:p w14:paraId="3B9B2910" w14:textId="77777777" w:rsidR="002425B0" w:rsidRPr="000D2ED8" w:rsidRDefault="002425B0" w:rsidP="535BE254">
            <w:pPr>
              <w:pStyle w:val="ListParagraph"/>
              <w:numPr>
                <w:ilvl w:val="0"/>
                <w:numId w:val="8"/>
              </w:numPr>
              <w:spacing w:after="20" w:line="288" w:lineRule="auto"/>
              <w:rPr>
                <w:color w:val="00586F"/>
              </w:rPr>
            </w:pPr>
            <w:r w:rsidRPr="000D2ED8">
              <w:rPr>
                <w:color w:val="00586F"/>
              </w:rPr>
              <w:t>Không nhúng ảnh cứng vào Smartform; đổi logo chỉ cần nạp lại đồ hoạ trên SE78, không sửa chương trình.</w:t>
            </w:r>
          </w:p>
          <w:p w14:paraId="4A832C25" w14:textId="77777777" w:rsidR="002425B0" w:rsidRPr="000D2ED8" w:rsidRDefault="002425B0" w:rsidP="00665ABD">
            <w:pPr>
              <w:shd w:val="clear" w:color="auto" w:fill="FFFFFF" w:themeFill="background1"/>
              <w:spacing w:after="0"/>
              <w:rPr>
                <w:rFonts w:ascii="Segoe UI" w:eastAsia="Segoe UI" w:hAnsi="Segoe UI" w:cs="Segoe UI"/>
                <w:color w:val="00586F"/>
                <w:sz w:val="21"/>
                <w:szCs w:val="21"/>
              </w:rPr>
            </w:pPr>
          </w:p>
        </w:tc>
      </w:tr>
      <w:tr w:rsidR="002425B0" w:rsidRPr="000D2ED8" w14:paraId="24AE9223" w14:textId="77777777" w:rsidTr="00D91F3D">
        <w:trPr>
          <w:cantSplit/>
          <w:trHeight w:val="454"/>
          <w:jc w:val="center"/>
        </w:trPr>
        <w:tc>
          <w:tcPr>
            <w:tcW w:w="918" w:type="dxa"/>
            <w:vAlign w:val="center"/>
          </w:tcPr>
          <w:p w14:paraId="57F5FC0F" w14:textId="77777777" w:rsidR="002425B0" w:rsidRPr="000D2ED8" w:rsidRDefault="002425B0" w:rsidP="00665ABD">
            <w:pPr>
              <w:spacing w:after="20"/>
              <w:jc w:val="center"/>
              <w:rPr>
                <w:color w:val="00586F"/>
              </w:rPr>
            </w:pPr>
            <w:r w:rsidRPr="000D2ED8">
              <w:rPr>
                <w:color w:val="00586F"/>
              </w:rPr>
              <w:t>2</w:t>
            </w:r>
          </w:p>
        </w:tc>
        <w:tc>
          <w:tcPr>
            <w:tcW w:w="1586" w:type="dxa"/>
            <w:vAlign w:val="center"/>
          </w:tcPr>
          <w:p w14:paraId="12D3BF24" w14:textId="77777777" w:rsidR="002425B0" w:rsidRPr="000D2ED8" w:rsidRDefault="002425B0" w:rsidP="00665ABD">
            <w:pPr>
              <w:spacing w:after="20"/>
              <w:rPr>
                <w:color w:val="00586F"/>
              </w:rPr>
            </w:pPr>
            <w:r w:rsidRPr="000D2ED8">
              <w:rPr>
                <w:color w:val="00586F"/>
              </w:rPr>
              <w:t>Tên công ty</w:t>
            </w:r>
          </w:p>
        </w:tc>
        <w:tc>
          <w:tcPr>
            <w:tcW w:w="1402" w:type="dxa"/>
            <w:vAlign w:val="center"/>
          </w:tcPr>
          <w:p w14:paraId="60588CF0" w14:textId="77777777" w:rsidR="002425B0" w:rsidRPr="000D2ED8" w:rsidRDefault="002425B0" w:rsidP="00665ABD">
            <w:pPr>
              <w:spacing w:after="20"/>
              <w:rPr>
                <w:color w:val="00586F"/>
              </w:rPr>
            </w:pPr>
            <w:r w:rsidRPr="000D2ED8">
              <w:rPr>
                <w:color w:val="00586F"/>
              </w:rPr>
              <w:t>Trái / CHAR, 120</w:t>
            </w:r>
          </w:p>
        </w:tc>
        <w:tc>
          <w:tcPr>
            <w:tcW w:w="5528" w:type="dxa"/>
            <w:vAlign w:val="center"/>
          </w:tcPr>
          <w:p w14:paraId="4023AA41" w14:textId="77777777" w:rsidR="002425B0" w:rsidRPr="000D2ED8" w:rsidRDefault="002425B0" w:rsidP="00665ABD">
            <w:pPr>
              <w:spacing w:after="20"/>
              <w:rPr>
                <w:color w:val="00586F"/>
              </w:rPr>
            </w:pPr>
            <w:r w:rsidRPr="000D2ED8">
              <w:rPr>
                <w:color w:val="00586F"/>
              </w:rPr>
              <w:t>[Tcode] VF03:</w:t>
            </w:r>
          </w:p>
          <w:p w14:paraId="33475C00" w14:textId="77777777" w:rsidR="002425B0" w:rsidRPr="000D2ED8" w:rsidRDefault="002425B0" w:rsidP="00665ABD">
            <w:pPr>
              <w:spacing w:after="20"/>
              <w:rPr>
                <w:color w:val="00586F"/>
              </w:rPr>
            </w:pPr>
            <w:r w:rsidRPr="000D2ED8">
              <w:rPr>
                <w:color w:val="00586F"/>
              </w:rPr>
              <w:t>Truyền tham số (1) Số hoá đơn vào [Field] Billing document, nhấn Enter.</w:t>
            </w:r>
          </w:p>
          <w:p w14:paraId="53A1446A" w14:textId="77777777" w:rsidR="002425B0" w:rsidRPr="000D2ED8" w:rsidRDefault="002425B0" w:rsidP="00665ABD">
            <w:pPr>
              <w:spacing w:after="20"/>
              <w:rPr>
                <w:color w:val="00586F"/>
              </w:rPr>
            </w:pPr>
            <w:r w:rsidRPr="000D2ED8">
              <w:rPr>
                <w:color w:val="00586F"/>
              </w:rPr>
              <w:t>[Menu] Goto → Header → Header → lấy [Field] Company code.</w:t>
            </w:r>
          </w:p>
          <w:p w14:paraId="6CCA7D3B" w14:textId="77777777" w:rsidR="002425B0" w:rsidRPr="000D2ED8" w:rsidRDefault="002425B0" w:rsidP="00665ABD">
            <w:pPr>
              <w:spacing w:after="20"/>
              <w:rPr>
                <w:color w:val="00586F"/>
              </w:rPr>
            </w:pPr>
            <w:r w:rsidRPr="000D2ED8">
              <w:rPr>
                <w:color w:val="00586F"/>
              </w:rPr>
              <w:t>[Screen Field] Company code: VBRK-BUKRS</w:t>
            </w:r>
          </w:p>
          <w:p w14:paraId="2F3341C3" w14:textId="77777777" w:rsidR="002425B0" w:rsidRPr="000D2ED8" w:rsidRDefault="002425B0" w:rsidP="00665ABD">
            <w:pPr>
              <w:spacing w:after="20"/>
              <w:rPr>
                <w:color w:val="00586F"/>
              </w:rPr>
            </w:pPr>
            <w:r w:rsidRPr="000D2ED8">
              <w:rPr>
                <w:b/>
                <w:color w:val="00586F"/>
              </w:rPr>
              <w:t>Nguồn dữ liệu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60"/>
              <w:gridCol w:w="1489"/>
              <w:gridCol w:w="2978"/>
            </w:tblGrid>
            <w:tr w:rsidR="002425B0" w:rsidRPr="000D2ED8" w14:paraId="6012E7B6" w14:textId="77777777" w:rsidTr="00665ABD">
              <w:trPr>
                <w:cantSplit/>
                <w:tblHeader/>
              </w:trPr>
              <w:tc>
                <w:tcPr>
                  <w:tcW w:w="1260" w:type="dxa"/>
                  <w:shd w:val="clear" w:color="auto" w:fill="00586F"/>
                </w:tcPr>
                <w:p w14:paraId="5C6E9D18" w14:textId="77777777" w:rsidR="002425B0" w:rsidRPr="00520CAC" w:rsidRDefault="002425B0" w:rsidP="00665ABD">
                  <w:pPr>
                    <w:spacing w:after="20"/>
                    <w:jc w:val="center"/>
                    <w:rPr>
                      <w:color w:val="FFFFFF" w:themeColor="background1"/>
                    </w:rPr>
                  </w:pPr>
                  <w:r w:rsidRPr="00520CAC">
                    <w:rPr>
                      <w:b/>
                      <w:color w:val="FFFFFF" w:themeColor="background1"/>
                      <w:sz w:val="20"/>
                    </w:rPr>
                    <w:t>Bảng</w:t>
                  </w:r>
                </w:p>
              </w:tc>
              <w:tc>
                <w:tcPr>
                  <w:tcW w:w="1489" w:type="dxa"/>
                  <w:shd w:val="clear" w:color="auto" w:fill="00586F"/>
                </w:tcPr>
                <w:p w14:paraId="1A8D97F5" w14:textId="77777777" w:rsidR="002425B0" w:rsidRPr="00520CAC" w:rsidRDefault="002425B0" w:rsidP="00665ABD">
                  <w:pPr>
                    <w:spacing w:after="20"/>
                    <w:jc w:val="center"/>
                    <w:rPr>
                      <w:color w:val="FFFFFF" w:themeColor="background1"/>
                    </w:rPr>
                  </w:pPr>
                  <w:r w:rsidRPr="00520CAC">
                    <w:rPr>
                      <w:b/>
                      <w:color w:val="FFFFFF" w:themeColor="background1"/>
                      <w:sz w:val="20"/>
                    </w:rPr>
                    <w:t>Trường</w:t>
                  </w:r>
                </w:p>
              </w:tc>
              <w:tc>
                <w:tcPr>
                  <w:tcW w:w="2978" w:type="dxa"/>
                  <w:shd w:val="clear" w:color="auto" w:fill="00586F"/>
                </w:tcPr>
                <w:p w14:paraId="450B5D9B" w14:textId="77777777" w:rsidR="002425B0" w:rsidRPr="00520CAC" w:rsidRDefault="002425B0" w:rsidP="00665ABD">
                  <w:pPr>
                    <w:spacing w:after="20"/>
                    <w:jc w:val="center"/>
                    <w:rPr>
                      <w:color w:val="FFFFFF" w:themeColor="background1"/>
                    </w:rPr>
                  </w:pPr>
                  <w:r w:rsidRPr="00520CAC">
                    <w:rPr>
                      <w:b/>
                      <w:color w:val="FFFFFF" w:themeColor="background1"/>
                      <w:sz w:val="20"/>
                    </w:rPr>
                    <w:t>Nội dung</w:t>
                  </w:r>
                </w:p>
              </w:tc>
            </w:tr>
            <w:tr w:rsidR="002425B0" w:rsidRPr="000D2ED8" w14:paraId="150BC3C1" w14:textId="77777777" w:rsidTr="00665ABD">
              <w:trPr>
                <w:cantSplit/>
              </w:trPr>
              <w:tc>
                <w:tcPr>
                  <w:tcW w:w="1260" w:type="dxa"/>
                </w:tcPr>
                <w:p w14:paraId="50501A3E" w14:textId="77777777" w:rsidR="002425B0" w:rsidRPr="000D2ED8" w:rsidRDefault="002425B0" w:rsidP="00665ABD">
                  <w:pPr>
                    <w:spacing w:after="20"/>
                    <w:rPr>
                      <w:color w:val="00586F"/>
                    </w:rPr>
                  </w:pPr>
                  <w:r w:rsidRPr="000D2ED8">
                    <w:rPr>
                      <w:color w:val="00586F"/>
                      <w:sz w:val="20"/>
                    </w:rPr>
                    <w:t>T001</w:t>
                  </w:r>
                </w:p>
              </w:tc>
              <w:tc>
                <w:tcPr>
                  <w:tcW w:w="1489" w:type="dxa"/>
                </w:tcPr>
                <w:p w14:paraId="2C0B904B" w14:textId="77777777" w:rsidR="002425B0" w:rsidRPr="000D2ED8" w:rsidRDefault="002425B0" w:rsidP="00665ABD">
                  <w:pPr>
                    <w:spacing w:after="20"/>
                    <w:rPr>
                      <w:color w:val="00586F"/>
                    </w:rPr>
                  </w:pPr>
                  <w:r w:rsidRPr="000D2ED8">
                    <w:rPr>
                      <w:color w:val="00586F"/>
                      <w:sz w:val="20"/>
                    </w:rPr>
                    <w:t>BUKRS</w:t>
                  </w:r>
                </w:p>
              </w:tc>
              <w:tc>
                <w:tcPr>
                  <w:tcW w:w="2978" w:type="dxa"/>
                </w:tcPr>
                <w:p w14:paraId="52AB69EE" w14:textId="77777777" w:rsidR="002425B0" w:rsidRPr="000D2ED8" w:rsidRDefault="002425B0" w:rsidP="00665ABD">
                  <w:pPr>
                    <w:spacing w:after="20"/>
                    <w:rPr>
                      <w:color w:val="00586F"/>
                    </w:rPr>
                  </w:pPr>
                  <w:r w:rsidRPr="000D2ED8">
                    <w:rPr>
                      <w:color w:val="00586F"/>
                      <w:sz w:val="20"/>
                    </w:rPr>
                    <w:t>Mã công ty</w:t>
                  </w:r>
                </w:p>
              </w:tc>
            </w:tr>
            <w:tr w:rsidR="002425B0" w:rsidRPr="000D2ED8" w14:paraId="2BE63A8F" w14:textId="77777777" w:rsidTr="00665ABD">
              <w:trPr>
                <w:cantSplit/>
              </w:trPr>
              <w:tc>
                <w:tcPr>
                  <w:tcW w:w="1260" w:type="dxa"/>
                </w:tcPr>
                <w:p w14:paraId="7F6172FD" w14:textId="77777777" w:rsidR="002425B0" w:rsidRPr="000D2ED8" w:rsidRDefault="002425B0" w:rsidP="00665ABD">
                  <w:pPr>
                    <w:spacing w:after="20"/>
                    <w:rPr>
                      <w:color w:val="00586F"/>
                    </w:rPr>
                  </w:pPr>
                  <w:r w:rsidRPr="000D2ED8">
                    <w:rPr>
                      <w:color w:val="00586F"/>
                      <w:sz w:val="20"/>
                    </w:rPr>
                    <w:t>T001</w:t>
                  </w:r>
                </w:p>
              </w:tc>
              <w:tc>
                <w:tcPr>
                  <w:tcW w:w="1489" w:type="dxa"/>
                </w:tcPr>
                <w:p w14:paraId="588556BC" w14:textId="77777777" w:rsidR="002425B0" w:rsidRPr="000D2ED8" w:rsidRDefault="002425B0" w:rsidP="00665ABD">
                  <w:pPr>
                    <w:spacing w:after="20"/>
                    <w:rPr>
                      <w:color w:val="00586F"/>
                    </w:rPr>
                  </w:pPr>
                  <w:r w:rsidRPr="000D2ED8">
                    <w:rPr>
                      <w:color w:val="00586F"/>
                      <w:sz w:val="20"/>
                    </w:rPr>
                    <w:t>ADRNR</w:t>
                  </w:r>
                </w:p>
              </w:tc>
              <w:tc>
                <w:tcPr>
                  <w:tcW w:w="2978" w:type="dxa"/>
                </w:tcPr>
                <w:p w14:paraId="0E5D49D5" w14:textId="77777777" w:rsidR="002425B0" w:rsidRPr="000D2ED8" w:rsidRDefault="002425B0" w:rsidP="00665ABD">
                  <w:pPr>
                    <w:spacing w:after="20"/>
                    <w:rPr>
                      <w:color w:val="00586F"/>
                    </w:rPr>
                  </w:pPr>
                  <w:r w:rsidRPr="000D2ED8">
                    <w:rPr>
                      <w:color w:val="00586F"/>
                      <w:sz w:val="20"/>
                    </w:rPr>
                    <w:t>Số hiệu địa chỉ của mã công ty</w:t>
                  </w:r>
                </w:p>
              </w:tc>
            </w:tr>
            <w:tr w:rsidR="002425B0" w:rsidRPr="000D2ED8" w14:paraId="58E39A4C" w14:textId="77777777" w:rsidTr="00665ABD">
              <w:trPr>
                <w:cantSplit/>
              </w:trPr>
              <w:tc>
                <w:tcPr>
                  <w:tcW w:w="1260" w:type="dxa"/>
                </w:tcPr>
                <w:p w14:paraId="3A61530C" w14:textId="77777777" w:rsidR="002425B0" w:rsidRPr="000D2ED8" w:rsidRDefault="002425B0" w:rsidP="00665ABD">
                  <w:pPr>
                    <w:spacing w:after="20"/>
                    <w:rPr>
                      <w:color w:val="00586F"/>
                    </w:rPr>
                  </w:pPr>
                  <w:r w:rsidRPr="000D2ED8">
                    <w:rPr>
                      <w:color w:val="00586F"/>
                      <w:sz w:val="20"/>
                    </w:rPr>
                    <w:t>ADRC</w:t>
                  </w:r>
                </w:p>
              </w:tc>
              <w:tc>
                <w:tcPr>
                  <w:tcW w:w="1489" w:type="dxa"/>
                </w:tcPr>
                <w:p w14:paraId="42BBB7B2" w14:textId="77777777" w:rsidR="002425B0" w:rsidRPr="000D2ED8" w:rsidRDefault="002425B0" w:rsidP="00665ABD">
                  <w:pPr>
                    <w:spacing w:after="20"/>
                    <w:rPr>
                      <w:color w:val="00586F"/>
                    </w:rPr>
                  </w:pPr>
                  <w:r w:rsidRPr="000D2ED8">
                    <w:rPr>
                      <w:color w:val="00586F"/>
                      <w:sz w:val="20"/>
                    </w:rPr>
                    <w:t>NAME1 đến NAME4</w:t>
                  </w:r>
                </w:p>
              </w:tc>
              <w:tc>
                <w:tcPr>
                  <w:tcW w:w="2978" w:type="dxa"/>
                </w:tcPr>
                <w:p w14:paraId="3682F451" w14:textId="77777777" w:rsidR="002425B0" w:rsidRPr="000D2ED8" w:rsidRDefault="002425B0" w:rsidP="00665ABD">
                  <w:pPr>
                    <w:spacing w:after="20"/>
                    <w:rPr>
                      <w:color w:val="00586F"/>
                    </w:rPr>
                  </w:pPr>
                  <w:r w:rsidRPr="000D2ED8">
                    <w:rPr>
                      <w:color w:val="00586F"/>
                      <w:sz w:val="20"/>
                    </w:rPr>
                    <w:t>Tên công ty theo dữ liệu chủ địa chỉ</w:t>
                  </w:r>
                </w:p>
              </w:tc>
            </w:tr>
          </w:tbl>
          <w:p w14:paraId="2EA32B67" w14:textId="77777777" w:rsidR="002425B0" w:rsidRPr="000D2ED8" w:rsidRDefault="002425B0" w:rsidP="00665ABD">
            <w:pPr>
              <w:rPr>
                <w:color w:val="00586F"/>
              </w:rPr>
            </w:pPr>
          </w:p>
          <w:p w14:paraId="44C4E76F" w14:textId="77777777" w:rsidR="002425B0" w:rsidRPr="000D2ED8" w:rsidRDefault="002425B0" w:rsidP="00665ABD">
            <w:pPr>
              <w:spacing w:after="0"/>
              <w:rPr>
                <w:color w:val="00586F"/>
                <w:sz w:val="4"/>
              </w:rPr>
            </w:pPr>
          </w:p>
          <w:p w14:paraId="50EF5F12" w14:textId="77777777" w:rsidR="002425B0" w:rsidRPr="000D2ED8" w:rsidRDefault="002425B0" w:rsidP="00665ABD">
            <w:pPr>
              <w:spacing w:after="20"/>
              <w:rPr>
                <w:color w:val="00586F"/>
              </w:rPr>
            </w:pPr>
            <w:r w:rsidRPr="000D2ED8">
              <w:rPr>
                <w:b/>
                <w:color w:val="00586F"/>
              </w:rPr>
              <w:t>Quy tắc ghép tên</w:t>
            </w:r>
          </w:p>
          <w:p w14:paraId="0A1F15E7" w14:textId="77777777" w:rsidR="002425B0" w:rsidRPr="000D2ED8" w:rsidRDefault="002425B0" w:rsidP="00665ABD">
            <w:pPr>
              <w:spacing w:after="20"/>
              <w:rPr>
                <w:color w:val="00586F"/>
              </w:rPr>
            </w:pPr>
            <w:r w:rsidRPr="000D2ED8">
              <w:rPr>
                <w:color w:val="00586F"/>
              </w:rPr>
              <w:t>Nếu Name 2, Name 3 và Name 4 đều trống thì lấy Name 1.</w:t>
            </w:r>
          </w:p>
          <w:p w14:paraId="6597E2A8" w14:textId="77777777" w:rsidR="002425B0" w:rsidRPr="000D2ED8" w:rsidRDefault="002425B0" w:rsidP="00665ABD">
            <w:pPr>
              <w:spacing w:after="20"/>
              <w:rPr>
                <w:color w:val="00586F"/>
              </w:rPr>
            </w:pPr>
            <w:r w:rsidRPr="000D2ED8">
              <w:rPr>
                <w:color w:val="00586F"/>
              </w:rPr>
              <w:t>Ngược lại ghép Name 2, Name 3 và Name 4 theo thứ tự, ngăn cách bằng một dấu cách.</w:t>
            </w:r>
          </w:p>
          <w:p w14:paraId="0EDF3986" w14:textId="77777777" w:rsidR="002425B0" w:rsidRPr="000D2ED8" w:rsidRDefault="002425B0" w:rsidP="00665ABD">
            <w:pPr>
              <w:spacing w:after="20"/>
              <w:rPr>
                <w:color w:val="00586F"/>
              </w:rPr>
            </w:pPr>
            <w:r w:rsidRPr="000D2ED8">
              <w:rPr>
                <w:color w:val="00586F"/>
              </w:rPr>
              <w:t>Ràng buộc: đọc ADRC theo ADRNR của mã công ty. Bản in tiếng Anh đọc dòng ADRC có NATION bằng 'I'.</w:t>
            </w:r>
          </w:p>
        </w:tc>
      </w:tr>
      <w:tr w:rsidR="001C2371" w:rsidRPr="000D2ED8" w14:paraId="7E819006" w14:textId="77777777" w:rsidTr="00D91F3D">
        <w:trPr>
          <w:cantSplit/>
          <w:trHeight w:val="454"/>
          <w:jc w:val="center"/>
        </w:trPr>
        <w:tc>
          <w:tcPr>
            <w:tcW w:w="918" w:type="dxa"/>
            <w:vAlign w:val="center"/>
          </w:tcPr>
          <w:p w14:paraId="001525DA" w14:textId="0372CA32" w:rsidR="001C2371" w:rsidRPr="000D2ED8" w:rsidRDefault="001C2371" w:rsidP="00665ABD">
            <w:pPr>
              <w:spacing w:after="20"/>
              <w:jc w:val="center"/>
              <w:rPr>
                <w:color w:val="00586F"/>
              </w:rPr>
            </w:pPr>
            <w:r>
              <w:rPr>
                <w:color w:val="00586F"/>
              </w:rPr>
              <w:lastRenderedPageBreak/>
              <w:t>2.1</w:t>
            </w:r>
          </w:p>
        </w:tc>
        <w:tc>
          <w:tcPr>
            <w:tcW w:w="1586" w:type="dxa"/>
            <w:vAlign w:val="center"/>
          </w:tcPr>
          <w:p w14:paraId="4659DA9C" w14:textId="440EEA28" w:rsidR="001C2371" w:rsidRPr="000D2ED8" w:rsidRDefault="001C2371" w:rsidP="00665ABD">
            <w:pPr>
              <w:spacing w:after="20"/>
              <w:rPr>
                <w:color w:val="00586F"/>
              </w:rPr>
            </w:pPr>
            <w:r>
              <w:rPr>
                <w:color w:val="00586F"/>
              </w:rPr>
              <w:t>Địa chỉ công ty</w:t>
            </w:r>
          </w:p>
        </w:tc>
        <w:tc>
          <w:tcPr>
            <w:tcW w:w="1402" w:type="dxa"/>
            <w:vAlign w:val="center"/>
          </w:tcPr>
          <w:p w14:paraId="00247848" w14:textId="3A026CC3" w:rsidR="001C2371" w:rsidRPr="000D2ED8" w:rsidRDefault="001C2371" w:rsidP="00665ABD">
            <w:pPr>
              <w:spacing w:after="20"/>
              <w:rPr>
                <w:color w:val="00586F"/>
              </w:rPr>
            </w:pPr>
            <w:r w:rsidRPr="000D2ED8">
              <w:rPr>
                <w:color w:val="00586F"/>
              </w:rPr>
              <w:t>Trái / CHAR, 120</w:t>
            </w:r>
          </w:p>
        </w:tc>
        <w:tc>
          <w:tcPr>
            <w:tcW w:w="5528" w:type="dxa"/>
            <w:vAlign w:val="center"/>
          </w:tcPr>
          <w:p w14:paraId="405F471A" w14:textId="77777777" w:rsidR="001C2371" w:rsidRPr="000D2ED8" w:rsidRDefault="001C2371" w:rsidP="001C2371">
            <w:pPr>
              <w:spacing w:after="20"/>
              <w:rPr>
                <w:color w:val="00586F"/>
              </w:rPr>
            </w:pPr>
            <w:r w:rsidRPr="000D2ED8">
              <w:rPr>
                <w:color w:val="00586F"/>
              </w:rPr>
              <w:t>[Tcode] VF03:</w:t>
            </w:r>
          </w:p>
          <w:p w14:paraId="223796A6" w14:textId="77777777" w:rsidR="001C2371" w:rsidRPr="000D2ED8" w:rsidRDefault="001C2371" w:rsidP="001C2371">
            <w:pPr>
              <w:spacing w:after="20"/>
              <w:rPr>
                <w:color w:val="00586F"/>
              </w:rPr>
            </w:pPr>
            <w:r w:rsidRPr="000D2ED8">
              <w:rPr>
                <w:color w:val="00586F"/>
              </w:rPr>
              <w:t>Truyền tham số (1) Số hoá đơn vào [Field] Billing document, nhấn Enter.</w:t>
            </w:r>
          </w:p>
          <w:p w14:paraId="499B2EDA" w14:textId="78D7D26E" w:rsidR="001C2371" w:rsidRPr="000D2ED8" w:rsidRDefault="001C2371" w:rsidP="001C2371">
            <w:pPr>
              <w:spacing w:after="20"/>
              <w:rPr>
                <w:color w:val="00586F"/>
              </w:rPr>
            </w:pPr>
            <w:r w:rsidRPr="000D2ED8">
              <w:rPr>
                <w:color w:val="00586F"/>
              </w:rPr>
              <w:t>[Menu] Goto → Header → lấy [Field] Company code.</w:t>
            </w:r>
          </w:p>
          <w:p w14:paraId="12270899" w14:textId="51348441" w:rsidR="001C2371" w:rsidRPr="000D2ED8" w:rsidRDefault="00317FD0" w:rsidP="00665ABD">
            <w:pPr>
              <w:spacing w:after="20"/>
              <w:rPr>
                <w:color w:val="00586F"/>
              </w:rPr>
            </w:pPr>
            <w:r>
              <w:rPr>
                <w:color w:val="00586F"/>
              </w:rPr>
              <w:t xml:space="preserve">Vào </w:t>
            </w:r>
            <w:r w:rsidR="00083367" w:rsidRPr="00083367">
              <w:rPr>
                <w:color w:val="00586F"/>
              </w:rPr>
              <w:t>[Tcode] OBY6: truyền Company Code → vào nút Address →</w:t>
            </w:r>
            <w:r w:rsidR="00465703">
              <w:rPr>
                <w:color w:val="00586F"/>
              </w:rPr>
              <w:t xml:space="preserve"> Lấy </w:t>
            </w:r>
            <w:r w:rsidR="00465703" w:rsidRPr="00465703">
              <w:rPr>
                <w:color w:val="00586F"/>
              </w:rPr>
              <w:t>ADRC-HOUSE_NUM1</w:t>
            </w:r>
            <w:r w:rsidR="00465703">
              <w:rPr>
                <w:color w:val="00586F"/>
              </w:rPr>
              <w:t xml:space="preserve"> +</w:t>
            </w:r>
            <w:r w:rsidR="00C87EAC">
              <w:rPr>
                <w:color w:val="00586F"/>
              </w:rPr>
              <w:t xml:space="preserve"> </w:t>
            </w:r>
            <w:r w:rsidR="00C87EAC" w:rsidRPr="00C87EAC">
              <w:rPr>
                <w:color w:val="00586F"/>
              </w:rPr>
              <w:t>ADRC-STREET</w:t>
            </w:r>
            <w:r w:rsidR="00465703">
              <w:rPr>
                <w:color w:val="00586F"/>
              </w:rPr>
              <w:t xml:space="preserve"> </w:t>
            </w:r>
            <w:r w:rsidR="00C87EAC">
              <w:rPr>
                <w:color w:val="00586F"/>
              </w:rPr>
              <w:t xml:space="preserve">+ </w:t>
            </w:r>
            <w:r w:rsidR="00465703" w:rsidRPr="00465703">
              <w:rPr>
                <w:color w:val="00586F"/>
              </w:rPr>
              <w:t>ADRC-CITY2</w:t>
            </w:r>
            <w:r w:rsidR="00465703">
              <w:rPr>
                <w:color w:val="00586F"/>
              </w:rPr>
              <w:t xml:space="preserve"> + </w:t>
            </w:r>
            <w:r w:rsidR="00C87EAC" w:rsidRPr="00C87EAC">
              <w:rPr>
                <w:color w:val="00586F"/>
              </w:rPr>
              <w:t>ADRC-CITY1</w:t>
            </w:r>
          </w:p>
        </w:tc>
      </w:tr>
      <w:tr w:rsidR="0065562C" w:rsidRPr="000D2ED8" w14:paraId="3C9771A7" w14:textId="77777777" w:rsidTr="00D91F3D">
        <w:trPr>
          <w:cantSplit/>
          <w:trHeight w:val="454"/>
          <w:jc w:val="center"/>
        </w:trPr>
        <w:tc>
          <w:tcPr>
            <w:tcW w:w="918" w:type="dxa"/>
            <w:vAlign w:val="center"/>
          </w:tcPr>
          <w:p w14:paraId="6E8A55C3" w14:textId="236B2AB5" w:rsidR="0065562C" w:rsidRDefault="0065562C" w:rsidP="00665ABD">
            <w:pPr>
              <w:spacing w:after="20"/>
              <w:jc w:val="center"/>
              <w:rPr>
                <w:color w:val="00586F"/>
              </w:rPr>
            </w:pPr>
            <w:r>
              <w:rPr>
                <w:color w:val="00586F"/>
              </w:rPr>
              <w:t>2.2</w:t>
            </w:r>
          </w:p>
        </w:tc>
        <w:tc>
          <w:tcPr>
            <w:tcW w:w="1586" w:type="dxa"/>
            <w:vAlign w:val="center"/>
          </w:tcPr>
          <w:p w14:paraId="4C090B48" w14:textId="6645755E" w:rsidR="0065562C" w:rsidRDefault="0065562C" w:rsidP="00665ABD">
            <w:pPr>
              <w:spacing w:after="20"/>
              <w:rPr>
                <w:color w:val="00586F"/>
              </w:rPr>
            </w:pPr>
            <w:r>
              <w:rPr>
                <w:color w:val="00586F"/>
              </w:rPr>
              <w:t>Mã số thuế</w:t>
            </w:r>
          </w:p>
        </w:tc>
        <w:tc>
          <w:tcPr>
            <w:tcW w:w="1402" w:type="dxa"/>
            <w:vAlign w:val="center"/>
          </w:tcPr>
          <w:p w14:paraId="1202A34C" w14:textId="46E0421F" w:rsidR="0065562C" w:rsidRPr="000D2ED8" w:rsidRDefault="00700670" w:rsidP="00665ABD">
            <w:pPr>
              <w:spacing w:after="20"/>
              <w:rPr>
                <w:color w:val="00586F"/>
              </w:rPr>
            </w:pPr>
            <w:r w:rsidRPr="000D2ED8">
              <w:rPr>
                <w:color w:val="00586F"/>
              </w:rPr>
              <w:t xml:space="preserve">Giữa / NUMC, </w:t>
            </w:r>
            <w:r w:rsidR="00F27FD3">
              <w:rPr>
                <w:color w:val="00586F"/>
              </w:rPr>
              <w:t>10</w:t>
            </w:r>
          </w:p>
        </w:tc>
        <w:tc>
          <w:tcPr>
            <w:tcW w:w="5528" w:type="dxa"/>
            <w:vAlign w:val="center"/>
          </w:tcPr>
          <w:p w14:paraId="38858ED8" w14:textId="77777777" w:rsidR="00F27FD3" w:rsidRPr="000D2ED8" w:rsidRDefault="00F27FD3" w:rsidP="00F27FD3">
            <w:pPr>
              <w:spacing w:after="20"/>
              <w:rPr>
                <w:color w:val="00586F"/>
              </w:rPr>
            </w:pPr>
            <w:r w:rsidRPr="000D2ED8">
              <w:rPr>
                <w:color w:val="00586F"/>
              </w:rPr>
              <w:t>[Tcode] VF03:</w:t>
            </w:r>
          </w:p>
          <w:p w14:paraId="76C5D499" w14:textId="77777777" w:rsidR="00F27FD3" w:rsidRPr="000D2ED8" w:rsidRDefault="00F27FD3" w:rsidP="00F27FD3">
            <w:pPr>
              <w:spacing w:after="20"/>
              <w:rPr>
                <w:color w:val="00586F"/>
              </w:rPr>
            </w:pPr>
            <w:r w:rsidRPr="000D2ED8">
              <w:rPr>
                <w:color w:val="00586F"/>
              </w:rPr>
              <w:t>Truyền tham số (1) Số hoá đơn vào [Field] Billing document, nhấn Enter.</w:t>
            </w:r>
          </w:p>
          <w:p w14:paraId="1E79F383" w14:textId="77777777" w:rsidR="00F27FD3" w:rsidRPr="000D2ED8" w:rsidRDefault="00F27FD3" w:rsidP="00F27FD3">
            <w:pPr>
              <w:spacing w:after="20"/>
              <w:rPr>
                <w:color w:val="00586F"/>
              </w:rPr>
            </w:pPr>
            <w:r w:rsidRPr="000D2ED8">
              <w:rPr>
                <w:color w:val="00586F"/>
              </w:rPr>
              <w:t>[Menu] Goto → Header → lấy [Field] Company code.</w:t>
            </w:r>
          </w:p>
          <w:p w14:paraId="0A3F61CB" w14:textId="477F9ADE" w:rsidR="0065562C" w:rsidRPr="000D2ED8" w:rsidRDefault="00F27FD3" w:rsidP="00F27FD3">
            <w:pPr>
              <w:spacing w:after="20"/>
              <w:rPr>
                <w:color w:val="00586F"/>
              </w:rPr>
            </w:pPr>
            <w:r>
              <w:rPr>
                <w:color w:val="00586F"/>
              </w:rPr>
              <w:t xml:space="preserve">Vào </w:t>
            </w:r>
            <w:r w:rsidRPr="00317FD0">
              <w:rPr>
                <w:color w:val="00586F"/>
              </w:rPr>
              <w:t>[Tcode] OBY6: truyền Company Code vào → vào mục Additional Data → lấy [Screen Field] VAT Registration No.</w:t>
            </w:r>
          </w:p>
        </w:tc>
      </w:tr>
      <w:tr w:rsidR="002425B0" w:rsidRPr="000D2ED8" w14:paraId="174990CD" w14:textId="77777777" w:rsidTr="00D91F3D">
        <w:trPr>
          <w:cantSplit/>
          <w:trHeight w:val="454"/>
          <w:jc w:val="center"/>
        </w:trPr>
        <w:tc>
          <w:tcPr>
            <w:tcW w:w="918" w:type="dxa"/>
            <w:vAlign w:val="center"/>
          </w:tcPr>
          <w:p w14:paraId="582914FE" w14:textId="77777777" w:rsidR="002425B0" w:rsidRPr="000D2ED8" w:rsidRDefault="002425B0" w:rsidP="00665ABD">
            <w:pPr>
              <w:spacing w:after="20"/>
              <w:jc w:val="center"/>
              <w:rPr>
                <w:color w:val="00586F"/>
              </w:rPr>
            </w:pPr>
            <w:r w:rsidRPr="000D2ED8">
              <w:rPr>
                <w:color w:val="00586F"/>
              </w:rPr>
              <w:t>3</w:t>
            </w:r>
          </w:p>
        </w:tc>
        <w:tc>
          <w:tcPr>
            <w:tcW w:w="1586" w:type="dxa"/>
            <w:vAlign w:val="center"/>
          </w:tcPr>
          <w:p w14:paraId="3B172AAB" w14:textId="77777777" w:rsidR="002425B0" w:rsidRPr="000D2ED8" w:rsidRDefault="002425B0" w:rsidP="00665ABD">
            <w:pPr>
              <w:spacing w:after="20"/>
              <w:rPr>
                <w:color w:val="00586F"/>
              </w:rPr>
            </w:pPr>
            <w:r w:rsidRPr="000D2ED8">
              <w:rPr>
                <w:color w:val="00586F"/>
              </w:rPr>
              <w:t>Nhà thuốc</w:t>
            </w:r>
          </w:p>
        </w:tc>
        <w:tc>
          <w:tcPr>
            <w:tcW w:w="1402" w:type="dxa"/>
            <w:vAlign w:val="center"/>
          </w:tcPr>
          <w:p w14:paraId="02CCA629" w14:textId="77777777" w:rsidR="002425B0" w:rsidRPr="000D2ED8" w:rsidRDefault="002425B0" w:rsidP="00665ABD">
            <w:pPr>
              <w:spacing w:after="20"/>
              <w:rPr>
                <w:color w:val="00586F"/>
              </w:rPr>
            </w:pPr>
            <w:r w:rsidRPr="000D2ED8">
              <w:rPr>
                <w:color w:val="00586F"/>
              </w:rPr>
              <w:t>Trái / CHAR, 40</w:t>
            </w:r>
          </w:p>
        </w:tc>
        <w:tc>
          <w:tcPr>
            <w:tcW w:w="5528" w:type="dxa"/>
            <w:vAlign w:val="center"/>
          </w:tcPr>
          <w:p w14:paraId="000F23AD" w14:textId="77777777" w:rsidR="002425B0" w:rsidRPr="000D2ED8" w:rsidRDefault="002425B0" w:rsidP="00665ABD">
            <w:pPr>
              <w:spacing w:after="20"/>
              <w:rPr>
                <w:color w:val="00586F"/>
              </w:rPr>
            </w:pPr>
            <w:r w:rsidRPr="000D2ED8">
              <w:rPr>
                <w:color w:val="00586F"/>
              </w:rPr>
              <w:t>[Tcode] VF03:</w:t>
            </w:r>
          </w:p>
          <w:p w14:paraId="5FD860D7" w14:textId="77777777" w:rsidR="002425B0" w:rsidRPr="000D2ED8" w:rsidRDefault="002425B0" w:rsidP="00665ABD">
            <w:pPr>
              <w:spacing w:after="20"/>
              <w:rPr>
                <w:color w:val="00586F"/>
              </w:rPr>
            </w:pPr>
            <w:r w:rsidRPr="000D2ED8">
              <w:rPr>
                <w:color w:val="00586F"/>
              </w:rPr>
              <w:t>Truyền tham số (1) Số hoá đơn vào [Field] Billing document, nhấn Enter.</w:t>
            </w:r>
          </w:p>
          <w:p w14:paraId="0B080367" w14:textId="4FC4C50F" w:rsidR="002425B0" w:rsidRPr="000D2ED8" w:rsidRDefault="11BBCFAA" w:rsidP="00665ABD">
            <w:pPr>
              <w:spacing w:after="20"/>
              <w:rPr>
                <w:color w:val="00586F"/>
              </w:rPr>
            </w:pPr>
            <w:r w:rsidRPr="000D2ED8">
              <w:rPr>
                <w:color w:val="00586F"/>
              </w:rPr>
              <w:t>Menu &gt;&gt; Go to  &gt;&gt; Header &gt;&gt; Tab Partner Function &gt;&gt; Tại dòng Part</w:t>
            </w:r>
            <w:r w:rsidR="00C837FD">
              <w:rPr>
                <w:color w:val="00586F"/>
              </w:rPr>
              <w:t>n</w:t>
            </w:r>
            <w:r w:rsidRPr="000D2ED8">
              <w:rPr>
                <w:color w:val="00586F"/>
              </w:rPr>
              <w:t xml:space="preserve">er Function  = “SB” &gt; lấy mã </w:t>
            </w:r>
            <w:r w:rsidR="3C679555" w:rsidRPr="000D2ED8">
              <w:rPr>
                <w:color w:val="00586F"/>
              </w:rPr>
              <w:t>Partner Function</w:t>
            </w:r>
          </w:p>
          <w:p w14:paraId="41CE02AD" w14:textId="6D02C3CE" w:rsidR="002425B0" w:rsidRPr="000D2ED8" w:rsidRDefault="002425B0" w:rsidP="535BE254">
            <w:pPr>
              <w:spacing w:after="20"/>
              <w:rPr>
                <w:color w:val="00586F"/>
              </w:rPr>
            </w:pPr>
            <w:r w:rsidRPr="000D2ED8">
              <w:rPr>
                <w:color w:val="00586F"/>
              </w:rPr>
              <w:t>Ràng buộc: các hoá đơn in trên cùng một bảng kê phải cùng một nhà thuốc.</w:t>
            </w:r>
          </w:p>
        </w:tc>
      </w:tr>
      <w:tr w:rsidR="00377508" w:rsidRPr="000D2ED8" w14:paraId="6650790E" w14:textId="77777777" w:rsidTr="00D91F3D">
        <w:trPr>
          <w:cantSplit/>
          <w:trHeight w:val="454"/>
          <w:jc w:val="center"/>
        </w:trPr>
        <w:tc>
          <w:tcPr>
            <w:tcW w:w="918" w:type="dxa"/>
            <w:vAlign w:val="center"/>
          </w:tcPr>
          <w:p w14:paraId="31A62ED0" w14:textId="41C73E53" w:rsidR="00377508" w:rsidRPr="000D2ED8" w:rsidRDefault="00377508" w:rsidP="00665ABD">
            <w:pPr>
              <w:spacing w:after="20"/>
              <w:jc w:val="center"/>
              <w:rPr>
                <w:color w:val="00586F"/>
              </w:rPr>
            </w:pPr>
            <w:r>
              <w:rPr>
                <w:color w:val="00586F"/>
              </w:rPr>
              <w:t>3.1</w:t>
            </w:r>
          </w:p>
        </w:tc>
        <w:tc>
          <w:tcPr>
            <w:tcW w:w="1586" w:type="dxa"/>
            <w:vAlign w:val="center"/>
          </w:tcPr>
          <w:p w14:paraId="4F5EA84B" w14:textId="668A8A80" w:rsidR="00377508" w:rsidRPr="000D2ED8" w:rsidRDefault="00377508" w:rsidP="00665ABD">
            <w:pPr>
              <w:spacing w:after="20"/>
              <w:rPr>
                <w:color w:val="00586F"/>
              </w:rPr>
            </w:pPr>
            <w:r>
              <w:rPr>
                <w:color w:val="00586F"/>
              </w:rPr>
              <w:t>Tên nhà thuốc</w:t>
            </w:r>
          </w:p>
        </w:tc>
        <w:tc>
          <w:tcPr>
            <w:tcW w:w="1402" w:type="dxa"/>
            <w:vAlign w:val="center"/>
          </w:tcPr>
          <w:p w14:paraId="7D6B3111" w14:textId="2CC10BB0" w:rsidR="00377508" w:rsidRPr="000D2ED8" w:rsidRDefault="00377508" w:rsidP="00665ABD">
            <w:pPr>
              <w:spacing w:after="20"/>
              <w:rPr>
                <w:color w:val="00586F"/>
              </w:rPr>
            </w:pPr>
            <w:r w:rsidRPr="000D2ED8">
              <w:rPr>
                <w:color w:val="00586F"/>
              </w:rPr>
              <w:t>Trái / CHAR, 120</w:t>
            </w:r>
          </w:p>
        </w:tc>
        <w:tc>
          <w:tcPr>
            <w:tcW w:w="5528" w:type="dxa"/>
            <w:vAlign w:val="center"/>
          </w:tcPr>
          <w:p w14:paraId="71DCC993" w14:textId="77777777" w:rsidR="00377508" w:rsidRPr="000D2ED8" w:rsidRDefault="00377508" w:rsidP="00377508">
            <w:pPr>
              <w:spacing w:after="20"/>
              <w:rPr>
                <w:color w:val="00586F"/>
              </w:rPr>
            </w:pPr>
            <w:r w:rsidRPr="000D2ED8">
              <w:rPr>
                <w:color w:val="00586F"/>
              </w:rPr>
              <w:t>[Tcode] VF03:</w:t>
            </w:r>
          </w:p>
          <w:p w14:paraId="3E2DFC0C" w14:textId="77777777" w:rsidR="00377508" w:rsidRPr="000D2ED8" w:rsidRDefault="00377508" w:rsidP="00377508">
            <w:pPr>
              <w:spacing w:after="20"/>
              <w:rPr>
                <w:color w:val="00586F"/>
              </w:rPr>
            </w:pPr>
            <w:r w:rsidRPr="000D2ED8">
              <w:rPr>
                <w:color w:val="00586F"/>
              </w:rPr>
              <w:t>Truyền tham số (1) Số hoá đơn vào [Field] Billing document, nhấn Enter.</w:t>
            </w:r>
          </w:p>
          <w:p w14:paraId="144641A1" w14:textId="56285F3A" w:rsidR="00377508" w:rsidRPr="000D2ED8" w:rsidRDefault="00377508" w:rsidP="00665ABD">
            <w:pPr>
              <w:spacing w:after="20"/>
              <w:rPr>
                <w:color w:val="00586F"/>
              </w:rPr>
            </w:pPr>
            <w:r w:rsidRPr="000D2ED8">
              <w:rPr>
                <w:color w:val="00586F"/>
              </w:rPr>
              <w:t>Menu &gt;&gt; Go to  &gt;&gt; Header &gt;&gt; Tab Partner Function &gt;&gt; Tại dòng Part</w:t>
            </w:r>
            <w:r>
              <w:rPr>
                <w:color w:val="00586F"/>
              </w:rPr>
              <w:t>n</w:t>
            </w:r>
            <w:r w:rsidRPr="000D2ED8">
              <w:rPr>
                <w:color w:val="00586F"/>
              </w:rPr>
              <w:t xml:space="preserve">er Function  = “SB” &gt; lấy </w:t>
            </w:r>
            <w:r w:rsidR="00725861">
              <w:rPr>
                <w:color w:val="00586F"/>
              </w:rPr>
              <w:t>Tên</w:t>
            </w:r>
            <w:r w:rsidRPr="000D2ED8">
              <w:rPr>
                <w:color w:val="00586F"/>
              </w:rPr>
              <w:t xml:space="preserve"> Partner Function</w:t>
            </w:r>
          </w:p>
        </w:tc>
      </w:tr>
      <w:tr w:rsidR="002425B0" w:rsidRPr="000D2ED8" w14:paraId="12B36489" w14:textId="77777777" w:rsidTr="00D91F3D">
        <w:trPr>
          <w:cantSplit/>
          <w:trHeight w:val="454"/>
          <w:jc w:val="center"/>
        </w:trPr>
        <w:tc>
          <w:tcPr>
            <w:tcW w:w="918" w:type="dxa"/>
            <w:vAlign w:val="center"/>
          </w:tcPr>
          <w:p w14:paraId="7C44B5CD" w14:textId="77777777" w:rsidR="002425B0" w:rsidRPr="000D2ED8" w:rsidRDefault="002425B0" w:rsidP="00665ABD">
            <w:pPr>
              <w:spacing w:after="20"/>
              <w:jc w:val="center"/>
              <w:rPr>
                <w:color w:val="00586F"/>
              </w:rPr>
            </w:pPr>
            <w:r w:rsidRPr="000D2ED8">
              <w:rPr>
                <w:color w:val="00586F"/>
              </w:rPr>
              <w:t>4</w:t>
            </w:r>
          </w:p>
        </w:tc>
        <w:tc>
          <w:tcPr>
            <w:tcW w:w="1586" w:type="dxa"/>
            <w:vAlign w:val="center"/>
          </w:tcPr>
          <w:p w14:paraId="72FF758D" w14:textId="77777777" w:rsidR="002425B0" w:rsidRPr="000D2ED8" w:rsidRDefault="002425B0" w:rsidP="00665ABD">
            <w:pPr>
              <w:spacing w:after="20"/>
              <w:rPr>
                <w:color w:val="00586F"/>
              </w:rPr>
            </w:pPr>
            <w:r w:rsidRPr="000D2ED8">
              <w:rPr>
                <w:color w:val="00586F"/>
              </w:rPr>
              <w:t>Từ ngày</w:t>
            </w:r>
          </w:p>
        </w:tc>
        <w:tc>
          <w:tcPr>
            <w:tcW w:w="1402" w:type="dxa"/>
            <w:vAlign w:val="center"/>
          </w:tcPr>
          <w:p w14:paraId="4D4D9AA2" w14:textId="77777777" w:rsidR="002425B0" w:rsidRPr="000D2ED8" w:rsidRDefault="002425B0" w:rsidP="00665ABD">
            <w:pPr>
              <w:spacing w:after="20"/>
              <w:rPr>
                <w:color w:val="00586F"/>
              </w:rPr>
            </w:pPr>
            <w:r w:rsidRPr="000D2ED8">
              <w:rPr>
                <w:color w:val="00586F"/>
              </w:rPr>
              <w:t>Giữa / DATS, 8</w:t>
            </w:r>
          </w:p>
        </w:tc>
        <w:tc>
          <w:tcPr>
            <w:tcW w:w="5528" w:type="dxa"/>
            <w:vAlign w:val="center"/>
          </w:tcPr>
          <w:p w14:paraId="35320ECC" w14:textId="77777777" w:rsidR="002425B0" w:rsidRPr="000D2ED8" w:rsidRDefault="002425B0" w:rsidP="00665ABD">
            <w:pPr>
              <w:spacing w:after="20"/>
              <w:rPr>
                <w:color w:val="00586F"/>
              </w:rPr>
            </w:pPr>
            <w:r w:rsidRPr="000D2ED8">
              <w:rPr>
                <w:color w:val="00586F"/>
              </w:rPr>
              <w:t>Lấy giá trị From của tham số (2) Ngày hoá đơn.</w:t>
            </w:r>
          </w:p>
          <w:p w14:paraId="5C6E68B2" w14:textId="77777777" w:rsidR="002425B0" w:rsidRPr="000D2ED8" w:rsidRDefault="002425B0" w:rsidP="00665ABD">
            <w:pPr>
              <w:spacing w:after="20"/>
              <w:rPr>
                <w:color w:val="00586F"/>
              </w:rPr>
            </w:pPr>
            <w:r w:rsidRPr="000D2ED8">
              <w:rPr>
                <w:color w:val="00586F"/>
              </w:rPr>
              <w:t>In theo dạng: TỪ NGÀY dd THÁNG mm NĂM yyyy.</w:t>
            </w:r>
          </w:p>
        </w:tc>
      </w:tr>
      <w:tr w:rsidR="002425B0" w:rsidRPr="000D2ED8" w14:paraId="1DF83042" w14:textId="77777777" w:rsidTr="00D91F3D">
        <w:trPr>
          <w:cantSplit/>
          <w:trHeight w:val="454"/>
          <w:jc w:val="center"/>
        </w:trPr>
        <w:tc>
          <w:tcPr>
            <w:tcW w:w="918" w:type="dxa"/>
            <w:vAlign w:val="center"/>
          </w:tcPr>
          <w:p w14:paraId="07249684" w14:textId="77777777" w:rsidR="002425B0" w:rsidRPr="000D2ED8" w:rsidRDefault="002425B0" w:rsidP="00665ABD">
            <w:pPr>
              <w:spacing w:after="20"/>
              <w:jc w:val="center"/>
              <w:rPr>
                <w:color w:val="00586F"/>
              </w:rPr>
            </w:pPr>
            <w:r w:rsidRPr="000D2ED8">
              <w:rPr>
                <w:color w:val="00586F"/>
              </w:rPr>
              <w:t>5</w:t>
            </w:r>
          </w:p>
        </w:tc>
        <w:tc>
          <w:tcPr>
            <w:tcW w:w="1586" w:type="dxa"/>
            <w:vAlign w:val="center"/>
          </w:tcPr>
          <w:p w14:paraId="21AF0904" w14:textId="77777777" w:rsidR="002425B0" w:rsidRPr="000D2ED8" w:rsidRDefault="002425B0" w:rsidP="00665ABD">
            <w:pPr>
              <w:spacing w:after="20"/>
              <w:rPr>
                <w:color w:val="00586F"/>
              </w:rPr>
            </w:pPr>
            <w:r w:rsidRPr="000D2ED8">
              <w:rPr>
                <w:color w:val="00586F"/>
              </w:rPr>
              <w:t>Đến ngày</w:t>
            </w:r>
          </w:p>
        </w:tc>
        <w:tc>
          <w:tcPr>
            <w:tcW w:w="1402" w:type="dxa"/>
            <w:vAlign w:val="center"/>
          </w:tcPr>
          <w:p w14:paraId="52F9A7BB" w14:textId="77777777" w:rsidR="002425B0" w:rsidRPr="000D2ED8" w:rsidRDefault="002425B0" w:rsidP="00665ABD">
            <w:pPr>
              <w:spacing w:after="20"/>
              <w:rPr>
                <w:color w:val="00586F"/>
              </w:rPr>
            </w:pPr>
            <w:r w:rsidRPr="000D2ED8">
              <w:rPr>
                <w:color w:val="00586F"/>
              </w:rPr>
              <w:t>Giữa / DATS, 8</w:t>
            </w:r>
          </w:p>
        </w:tc>
        <w:tc>
          <w:tcPr>
            <w:tcW w:w="5528" w:type="dxa"/>
            <w:vAlign w:val="center"/>
          </w:tcPr>
          <w:p w14:paraId="4EA4A380" w14:textId="77777777" w:rsidR="002425B0" w:rsidRPr="000D2ED8" w:rsidRDefault="002425B0" w:rsidP="00665ABD">
            <w:pPr>
              <w:spacing w:after="20"/>
              <w:rPr>
                <w:color w:val="00586F"/>
              </w:rPr>
            </w:pPr>
            <w:r w:rsidRPr="000D2ED8">
              <w:rPr>
                <w:color w:val="00586F"/>
              </w:rPr>
              <w:t>Lấy giá trị To của tham số (2) Ngày hoá đơn.</w:t>
            </w:r>
          </w:p>
          <w:p w14:paraId="1D2134ED" w14:textId="77777777" w:rsidR="002425B0" w:rsidRPr="000D2ED8" w:rsidRDefault="002425B0" w:rsidP="00665ABD">
            <w:pPr>
              <w:spacing w:after="20"/>
              <w:rPr>
                <w:color w:val="00586F"/>
              </w:rPr>
            </w:pPr>
            <w:r w:rsidRPr="000D2ED8">
              <w:rPr>
                <w:color w:val="00586F"/>
              </w:rPr>
              <w:t>In theo dạng: ĐẾN NGÀY dd THÁNG mm NĂM yyyy.</w:t>
            </w:r>
          </w:p>
        </w:tc>
      </w:tr>
      <w:tr w:rsidR="002425B0" w:rsidRPr="000D2ED8" w14:paraId="0F79A649" w14:textId="77777777" w:rsidTr="00D91F3D">
        <w:trPr>
          <w:cantSplit/>
          <w:trHeight w:val="454"/>
          <w:jc w:val="center"/>
        </w:trPr>
        <w:tc>
          <w:tcPr>
            <w:tcW w:w="918" w:type="dxa"/>
            <w:vAlign w:val="center"/>
          </w:tcPr>
          <w:p w14:paraId="55600461" w14:textId="77777777" w:rsidR="002425B0" w:rsidRPr="000D2ED8" w:rsidRDefault="002425B0" w:rsidP="00665ABD">
            <w:pPr>
              <w:spacing w:after="20"/>
              <w:jc w:val="center"/>
              <w:rPr>
                <w:color w:val="00586F"/>
              </w:rPr>
            </w:pPr>
            <w:r w:rsidRPr="000D2ED8">
              <w:rPr>
                <w:color w:val="00586F"/>
              </w:rPr>
              <w:t>6</w:t>
            </w:r>
          </w:p>
        </w:tc>
        <w:tc>
          <w:tcPr>
            <w:tcW w:w="1586" w:type="dxa"/>
            <w:vAlign w:val="center"/>
          </w:tcPr>
          <w:p w14:paraId="5F94E41D" w14:textId="77777777" w:rsidR="002425B0" w:rsidRPr="000D2ED8" w:rsidRDefault="002425B0" w:rsidP="00665ABD">
            <w:pPr>
              <w:spacing w:after="20"/>
              <w:rPr>
                <w:color w:val="00586F"/>
              </w:rPr>
            </w:pPr>
            <w:r w:rsidRPr="000D2ED8">
              <w:rPr>
                <w:color w:val="00586F"/>
              </w:rPr>
              <w:t>Mã loại hoá đơn</w:t>
            </w:r>
          </w:p>
        </w:tc>
        <w:tc>
          <w:tcPr>
            <w:tcW w:w="1402" w:type="dxa"/>
            <w:vAlign w:val="center"/>
          </w:tcPr>
          <w:p w14:paraId="6E00156F" w14:textId="77777777" w:rsidR="002425B0" w:rsidRPr="000D2ED8" w:rsidRDefault="002425B0" w:rsidP="00665ABD">
            <w:pPr>
              <w:spacing w:after="20"/>
              <w:rPr>
                <w:color w:val="00586F"/>
              </w:rPr>
            </w:pPr>
            <w:r w:rsidRPr="000D2ED8">
              <w:rPr>
                <w:color w:val="00586F"/>
              </w:rPr>
              <w:t>Giữa / CHAR, 4</w:t>
            </w:r>
          </w:p>
        </w:tc>
        <w:tc>
          <w:tcPr>
            <w:tcW w:w="5528" w:type="dxa"/>
            <w:vAlign w:val="center"/>
          </w:tcPr>
          <w:p w14:paraId="1443288E" w14:textId="77777777" w:rsidR="002425B0" w:rsidRPr="000D2ED8" w:rsidRDefault="002425B0" w:rsidP="00665ABD">
            <w:pPr>
              <w:spacing w:after="20"/>
              <w:rPr>
                <w:color w:val="00586F"/>
              </w:rPr>
            </w:pPr>
            <w:r w:rsidRPr="000D2ED8">
              <w:rPr>
                <w:color w:val="00586F"/>
              </w:rPr>
              <w:t>[Tcode] VF03:</w:t>
            </w:r>
          </w:p>
          <w:p w14:paraId="6F779258" w14:textId="77777777" w:rsidR="002425B0" w:rsidRPr="000D2ED8" w:rsidRDefault="002425B0" w:rsidP="00665ABD">
            <w:pPr>
              <w:spacing w:after="20"/>
              <w:rPr>
                <w:color w:val="00586F"/>
              </w:rPr>
            </w:pPr>
            <w:r w:rsidRPr="000D2ED8">
              <w:rPr>
                <w:color w:val="00586F"/>
              </w:rPr>
              <w:t>[Menu] Goto → Header → Header → lấy [Field] Billing type.</w:t>
            </w:r>
          </w:p>
          <w:p w14:paraId="5936341A" w14:textId="77777777" w:rsidR="002425B0" w:rsidRPr="000D2ED8" w:rsidRDefault="002425B0" w:rsidP="00665ABD">
            <w:pPr>
              <w:spacing w:after="20"/>
              <w:rPr>
                <w:color w:val="00586F"/>
              </w:rPr>
            </w:pPr>
            <w:r w:rsidRPr="000D2ED8">
              <w:rPr>
                <w:color w:val="00586F"/>
              </w:rPr>
              <w:t>[Screen Field] Billing type: VBRK-FKART</w:t>
            </w:r>
          </w:p>
        </w:tc>
      </w:tr>
      <w:tr w:rsidR="002425B0" w:rsidRPr="000D2ED8" w14:paraId="4BB15A56" w14:textId="77777777" w:rsidTr="00D91F3D">
        <w:trPr>
          <w:cantSplit/>
          <w:trHeight w:val="454"/>
          <w:jc w:val="center"/>
        </w:trPr>
        <w:tc>
          <w:tcPr>
            <w:tcW w:w="918" w:type="dxa"/>
            <w:vAlign w:val="center"/>
          </w:tcPr>
          <w:p w14:paraId="48ECF405" w14:textId="77777777" w:rsidR="002425B0" w:rsidRPr="000D2ED8" w:rsidRDefault="002425B0" w:rsidP="00665ABD">
            <w:pPr>
              <w:spacing w:after="20"/>
              <w:jc w:val="center"/>
              <w:rPr>
                <w:color w:val="00586F"/>
              </w:rPr>
            </w:pPr>
            <w:r w:rsidRPr="000D2ED8">
              <w:rPr>
                <w:color w:val="00586F"/>
              </w:rPr>
              <w:lastRenderedPageBreak/>
              <w:t>7</w:t>
            </w:r>
          </w:p>
        </w:tc>
        <w:tc>
          <w:tcPr>
            <w:tcW w:w="1586" w:type="dxa"/>
            <w:vAlign w:val="center"/>
          </w:tcPr>
          <w:p w14:paraId="455A31D1" w14:textId="77777777" w:rsidR="002425B0" w:rsidRPr="000D2ED8" w:rsidRDefault="002425B0" w:rsidP="00665ABD">
            <w:pPr>
              <w:spacing w:after="20"/>
              <w:rPr>
                <w:color w:val="00586F"/>
              </w:rPr>
            </w:pPr>
            <w:r w:rsidRPr="000D2ED8">
              <w:rPr>
                <w:color w:val="00586F"/>
              </w:rPr>
              <w:t>Diễn giải loại hoá đơn</w:t>
            </w:r>
          </w:p>
        </w:tc>
        <w:tc>
          <w:tcPr>
            <w:tcW w:w="1402" w:type="dxa"/>
            <w:vAlign w:val="center"/>
          </w:tcPr>
          <w:p w14:paraId="3035FC23" w14:textId="77777777" w:rsidR="002425B0" w:rsidRPr="000D2ED8" w:rsidRDefault="002425B0" w:rsidP="00665ABD">
            <w:pPr>
              <w:spacing w:after="20"/>
              <w:rPr>
                <w:color w:val="00586F"/>
              </w:rPr>
            </w:pPr>
            <w:r w:rsidRPr="000D2ED8">
              <w:rPr>
                <w:color w:val="00586F"/>
              </w:rPr>
              <w:t>Giữa / CHAR, 20</w:t>
            </w:r>
          </w:p>
        </w:tc>
        <w:tc>
          <w:tcPr>
            <w:tcW w:w="5528" w:type="dxa"/>
            <w:vAlign w:val="center"/>
          </w:tcPr>
          <w:p w14:paraId="2216A30F" w14:textId="77777777" w:rsidR="002425B0" w:rsidRPr="000D2ED8" w:rsidRDefault="002425B0" w:rsidP="00665ABD">
            <w:pPr>
              <w:spacing w:after="20"/>
              <w:rPr>
                <w:color w:val="00586F"/>
              </w:rPr>
            </w:pPr>
            <w:r w:rsidRPr="000D2ED8">
              <w:rPr>
                <w:color w:val="00586F"/>
              </w:rPr>
              <w:t>[Tcode] VOFA:</w:t>
            </w:r>
          </w:p>
          <w:p w14:paraId="597A2FD8" w14:textId="77777777" w:rsidR="002425B0" w:rsidRPr="000D2ED8" w:rsidRDefault="002425B0" w:rsidP="00665ABD">
            <w:pPr>
              <w:spacing w:after="20"/>
              <w:rPr>
                <w:color w:val="00586F"/>
              </w:rPr>
            </w:pPr>
            <w:r w:rsidRPr="000D2ED8">
              <w:rPr>
                <w:color w:val="00586F"/>
              </w:rPr>
              <w:t>Truyền mã loại hoá đơn của chỉ tiêu (6) vào [Field] Billing Type, nhấn Enter.</w:t>
            </w:r>
          </w:p>
          <w:p w14:paraId="3F8A508E" w14:textId="77777777" w:rsidR="002425B0" w:rsidRPr="000D2ED8" w:rsidRDefault="002425B0" w:rsidP="00665ABD">
            <w:pPr>
              <w:spacing w:after="20"/>
              <w:rPr>
                <w:color w:val="00586F"/>
              </w:rPr>
            </w:pPr>
            <w:r w:rsidRPr="000D2ED8">
              <w:rPr>
                <w:color w:val="00586F"/>
              </w:rPr>
              <w:t>Lấy [Field] Description.</w:t>
            </w:r>
          </w:p>
          <w:p w14:paraId="38411E52" w14:textId="77777777" w:rsidR="002425B0" w:rsidRPr="000D2ED8" w:rsidRDefault="002425B0" w:rsidP="00665ABD">
            <w:pPr>
              <w:spacing w:after="20"/>
              <w:rPr>
                <w:color w:val="00586F"/>
              </w:rPr>
            </w:pPr>
            <w:r w:rsidRPr="000D2ED8">
              <w:rPr>
                <w:color w:val="00586F"/>
              </w:rPr>
              <w:t>[Screen Field] Description: TVFKT-VTEXT</w:t>
            </w:r>
          </w:p>
          <w:p w14:paraId="3534F540" w14:textId="77777777" w:rsidR="002425B0" w:rsidRPr="000D2ED8" w:rsidRDefault="002425B0" w:rsidP="00665ABD">
            <w:pPr>
              <w:spacing w:after="20"/>
              <w:rPr>
                <w:color w:val="00586F"/>
              </w:rPr>
            </w:pPr>
            <w:r w:rsidRPr="000D2ED8">
              <w:rPr>
                <w:color w:val="00586F"/>
              </w:rPr>
              <w:t>Ràng buộc: đọc TVFKT theo ngôn ngữ đăng nhập của người dùng.</w:t>
            </w:r>
          </w:p>
        </w:tc>
      </w:tr>
      <w:tr w:rsidR="002425B0" w:rsidRPr="000D2ED8" w14:paraId="6D44F68E" w14:textId="77777777" w:rsidTr="00D91F3D">
        <w:trPr>
          <w:cantSplit/>
          <w:trHeight w:val="454"/>
          <w:jc w:val="center"/>
        </w:trPr>
        <w:tc>
          <w:tcPr>
            <w:tcW w:w="918" w:type="dxa"/>
            <w:vAlign w:val="center"/>
          </w:tcPr>
          <w:p w14:paraId="6DE37705" w14:textId="77777777" w:rsidR="002425B0" w:rsidRPr="000D2ED8" w:rsidRDefault="002425B0" w:rsidP="00665ABD">
            <w:pPr>
              <w:spacing w:after="20"/>
              <w:jc w:val="center"/>
              <w:rPr>
                <w:color w:val="00586F"/>
              </w:rPr>
            </w:pPr>
            <w:r w:rsidRPr="000D2ED8">
              <w:rPr>
                <w:color w:val="00586F"/>
              </w:rPr>
              <w:lastRenderedPageBreak/>
              <w:t>8</w:t>
            </w:r>
          </w:p>
        </w:tc>
        <w:tc>
          <w:tcPr>
            <w:tcW w:w="1586" w:type="dxa"/>
            <w:vAlign w:val="center"/>
          </w:tcPr>
          <w:p w14:paraId="4A59FC98" w14:textId="77777777" w:rsidR="002425B0" w:rsidRPr="000D2ED8" w:rsidRDefault="002425B0" w:rsidP="00665ABD">
            <w:pPr>
              <w:spacing w:after="20"/>
              <w:rPr>
                <w:color w:val="00586F"/>
              </w:rPr>
            </w:pPr>
            <w:r w:rsidRPr="000D2ED8">
              <w:rPr>
                <w:color w:val="00586F"/>
              </w:rPr>
              <w:t>Tên đơn vị mua hàng</w:t>
            </w:r>
          </w:p>
        </w:tc>
        <w:tc>
          <w:tcPr>
            <w:tcW w:w="1402" w:type="dxa"/>
            <w:vAlign w:val="center"/>
          </w:tcPr>
          <w:p w14:paraId="793C1DC5" w14:textId="77777777" w:rsidR="002425B0" w:rsidRPr="000D2ED8" w:rsidRDefault="002425B0" w:rsidP="00665ABD">
            <w:pPr>
              <w:spacing w:after="20"/>
              <w:rPr>
                <w:color w:val="00586F"/>
              </w:rPr>
            </w:pPr>
            <w:r w:rsidRPr="000D2ED8">
              <w:rPr>
                <w:color w:val="00586F"/>
              </w:rPr>
              <w:t>Trái / CHAR, 100</w:t>
            </w:r>
          </w:p>
        </w:tc>
        <w:tc>
          <w:tcPr>
            <w:tcW w:w="5528" w:type="dxa"/>
            <w:vAlign w:val="center"/>
          </w:tcPr>
          <w:p w14:paraId="00AF6312" w14:textId="0BB4562F" w:rsidR="00DB4BC0" w:rsidRDefault="00783CED" w:rsidP="00665ABD">
            <w:pPr>
              <w:spacing w:after="20"/>
              <w:rPr>
                <w:color w:val="00586F"/>
              </w:rPr>
            </w:pPr>
            <w:r>
              <w:rPr>
                <w:color w:val="00586F"/>
              </w:rPr>
              <w:t>Hiển thị tên đơn vị mua hàng, xét 2 trường hợp:</w:t>
            </w:r>
            <w:r>
              <w:rPr>
                <w:color w:val="00586F"/>
              </w:rPr>
              <w:br/>
            </w:r>
            <w:r w:rsidRPr="0051365B">
              <w:rPr>
                <w:b/>
                <w:bCs/>
                <w:color w:val="00586F"/>
              </w:rPr>
              <w:t>TH1:</w:t>
            </w:r>
            <w:r>
              <w:rPr>
                <w:color w:val="00586F"/>
              </w:rPr>
              <w:t xml:space="preserve"> </w:t>
            </w:r>
            <w:r w:rsidR="00E01C1A">
              <w:rPr>
                <w:color w:val="00586F"/>
              </w:rPr>
              <w:t>Khách</w:t>
            </w:r>
            <w:r>
              <w:rPr>
                <w:color w:val="00586F"/>
              </w:rPr>
              <w:t xml:space="preserve"> hàng </w:t>
            </w:r>
            <w:r w:rsidR="00E01C1A">
              <w:rPr>
                <w:color w:val="00586F"/>
              </w:rPr>
              <w:t>không lấy hoá đơn, hiển thị: “Bán cho người tiêu dùng”</w:t>
            </w:r>
            <w:r w:rsidR="00E1732A">
              <w:rPr>
                <w:color w:val="00586F"/>
              </w:rPr>
              <w:t>.</w:t>
            </w:r>
            <w:r w:rsidR="00E1732A">
              <w:rPr>
                <w:color w:val="00586F"/>
              </w:rPr>
              <w:br/>
            </w:r>
            <w:r w:rsidR="00E1732A" w:rsidRPr="0051365B">
              <w:rPr>
                <w:b/>
                <w:bCs/>
                <w:color w:val="00586F"/>
              </w:rPr>
              <w:t>TH2:</w:t>
            </w:r>
            <w:r w:rsidR="00E1732A">
              <w:rPr>
                <w:color w:val="00586F"/>
              </w:rPr>
              <w:t xml:space="preserve"> </w:t>
            </w:r>
            <w:r w:rsidR="00E1732A">
              <w:rPr>
                <w:color w:val="00586F"/>
              </w:rPr>
              <w:t>Khách hàng lấy hoá đơn, hiển thị</w:t>
            </w:r>
            <w:r w:rsidR="0063650C">
              <w:rPr>
                <w:color w:val="00586F"/>
              </w:rPr>
              <w:t xml:space="preserve"> tên khách hàng.</w:t>
            </w:r>
            <w:r w:rsidR="0063650C">
              <w:rPr>
                <w:color w:val="00586F"/>
              </w:rPr>
              <w:br/>
              <w:t>--------</w:t>
            </w:r>
          </w:p>
          <w:p w14:paraId="79D36183" w14:textId="77777777" w:rsidR="00D60BDE" w:rsidRPr="000D2ED8" w:rsidRDefault="00D60BDE" w:rsidP="00D60BDE">
            <w:pPr>
              <w:spacing w:after="20"/>
              <w:rPr>
                <w:color w:val="00586F"/>
              </w:rPr>
            </w:pPr>
            <w:r>
              <w:rPr>
                <w:color w:val="00586F"/>
              </w:rPr>
              <w:t xml:space="preserve">Vào </w:t>
            </w:r>
            <w:r w:rsidRPr="000D2ED8">
              <w:rPr>
                <w:color w:val="00586F"/>
              </w:rPr>
              <w:t>[Tcode] VF03:</w:t>
            </w:r>
          </w:p>
          <w:p w14:paraId="3D50CB29" w14:textId="77777777" w:rsidR="00D60BDE" w:rsidRPr="000D2ED8" w:rsidRDefault="00D60BDE" w:rsidP="00D60BDE">
            <w:pPr>
              <w:spacing w:after="20"/>
              <w:rPr>
                <w:color w:val="00586F"/>
              </w:rPr>
            </w:pPr>
            <w:r w:rsidRPr="000D2ED8">
              <w:rPr>
                <w:color w:val="00586F"/>
              </w:rPr>
              <w:t>Truyền tham số (1) Số hoá đơn vào [Field] Billing document, nhấn Enter.</w:t>
            </w:r>
          </w:p>
          <w:p w14:paraId="5F8EC560" w14:textId="7930AD62" w:rsidR="00D60BDE" w:rsidRPr="000D2ED8" w:rsidRDefault="00D60BDE" w:rsidP="00D60BDE">
            <w:pPr>
              <w:spacing w:after="20"/>
              <w:rPr>
                <w:color w:val="00586F"/>
              </w:rPr>
            </w:pPr>
            <w:r w:rsidRPr="000D2ED8">
              <w:rPr>
                <w:color w:val="00586F"/>
              </w:rPr>
              <w:t>[Menu] Goto → Header → Partners</w:t>
            </w:r>
            <w:r>
              <w:rPr>
                <w:color w:val="00586F"/>
              </w:rPr>
              <w:t xml:space="preserve"> Function</w:t>
            </w:r>
            <w:r w:rsidRPr="000D2ED8">
              <w:rPr>
                <w:color w:val="00586F"/>
              </w:rPr>
              <w:t xml:space="preserve"> → lấy mã </w:t>
            </w:r>
            <w:r>
              <w:rPr>
                <w:color w:val="00586F"/>
              </w:rPr>
              <w:t>Sold to Party</w:t>
            </w:r>
          </w:p>
          <w:p w14:paraId="124F0482" w14:textId="3586D8F9" w:rsidR="002425B0" w:rsidRPr="000D2ED8" w:rsidRDefault="00D60BDE" w:rsidP="00665ABD">
            <w:pPr>
              <w:spacing w:after="20"/>
              <w:rPr>
                <w:color w:val="00586F"/>
              </w:rPr>
            </w:pPr>
            <w:r>
              <w:rPr>
                <w:color w:val="00586F"/>
              </w:rPr>
              <w:t>Xét Mã Sold</w:t>
            </w:r>
            <w:r w:rsidR="00415B77">
              <w:rPr>
                <w:color w:val="00586F"/>
              </w:rPr>
              <w:t>-</w:t>
            </w:r>
            <w:r>
              <w:rPr>
                <w:color w:val="00586F"/>
              </w:rPr>
              <w:t xml:space="preserve">to Party </w:t>
            </w:r>
            <w:r w:rsidR="00415B77">
              <w:rPr>
                <w:color w:val="00586F"/>
              </w:rPr>
              <w:t xml:space="preserve">= </w:t>
            </w:r>
            <w:r w:rsidR="00A57961">
              <w:rPr>
                <w:color w:val="00586F"/>
              </w:rPr>
              <w:t xml:space="preserve">chỉ tiêu (3) </w:t>
            </w:r>
            <w:r w:rsidR="00A57961" w:rsidRPr="000D2ED8">
              <w:rPr>
                <w:color w:val="00586F"/>
              </w:rPr>
              <w:t>Nhà thuốc</w:t>
            </w:r>
            <w:r w:rsidR="00415B77">
              <w:rPr>
                <w:color w:val="00586F"/>
              </w:rPr>
              <w:t xml:space="preserve"> =&gt; </w:t>
            </w:r>
            <w:r w:rsidR="00022FCA">
              <w:rPr>
                <w:color w:val="00586F"/>
              </w:rPr>
              <w:t>hiển thị “Bán cho người tiêu dùng”</w:t>
            </w:r>
            <w:r w:rsidR="0063650C">
              <w:rPr>
                <w:color w:val="00586F"/>
              </w:rPr>
              <w:t>.</w:t>
            </w:r>
            <w:r w:rsidR="000A7AFE">
              <w:rPr>
                <w:color w:val="00586F"/>
              </w:rPr>
              <w:br/>
              <w:t xml:space="preserve">Nếu </w:t>
            </w:r>
            <w:r w:rsidR="000A7AFE">
              <w:rPr>
                <w:color w:val="00586F"/>
              </w:rPr>
              <w:t xml:space="preserve">Mã Sold-to Party </w:t>
            </w:r>
            <w:r w:rsidR="000A7AFE">
              <w:rPr>
                <w:rFonts w:ascii="Segoe UI" w:hAnsi="Segoe UI" w:cs="Segoe UI"/>
                <w:color w:val="00586F"/>
              </w:rPr>
              <w:t>≠</w:t>
            </w:r>
            <w:r w:rsidR="000A7AFE">
              <w:rPr>
                <w:color w:val="00586F"/>
              </w:rPr>
              <w:t xml:space="preserve"> chỉ tiêu (3) </w:t>
            </w:r>
            <w:r w:rsidR="000A7AFE" w:rsidRPr="000D2ED8">
              <w:rPr>
                <w:color w:val="00586F"/>
              </w:rPr>
              <w:t>Nhà thuốc</w:t>
            </w:r>
            <w:r w:rsidR="00C45D00">
              <w:rPr>
                <w:color w:val="00586F"/>
              </w:rPr>
              <w:t xml:space="preserve"> =&gt; </w:t>
            </w:r>
            <w:r w:rsidR="0051365B">
              <w:rPr>
                <w:color w:val="00586F"/>
              </w:rPr>
              <w:t>lấy Mã Payer:</w:t>
            </w:r>
            <w:r w:rsidR="0051365B">
              <w:rPr>
                <w:color w:val="00586F"/>
              </w:rPr>
              <w:br/>
            </w:r>
            <w:r w:rsidR="002425B0" w:rsidRPr="000D2ED8">
              <w:rPr>
                <w:color w:val="00586F"/>
              </w:rPr>
              <w:t>[Tcode] VF03:</w:t>
            </w:r>
          </w:p>
          <w:p w14:paraId="7C6C9F1A" w14:textId="77777777" w:rsidR="002425B0" w:rsidRPr="000D2ED8" w:rsidRDefault="002425B0" w:rsidP="00665ABD">
            <w:pPr>
              <w:spacing w:after="20"/>
              <w:rPr>
                <w:color w:val="00586F"/>
              </w:rPr>
            </w:pPr>
            <w:r w:rsidRPr="000D2ED8">
              <w:rPr>
                <w:color w:val="00586F"/>
              </w:rPr>
              <w:t>Truyền tham số (1) Số hoá đơn vào [Field] Billing document, nhấn Enter.</w:t>
            </w:r>
          </w:p>
          <w:p w14:paraId="6E20AB45" w14:textId="3A152A0C" w:rsidR="002425B0" w:rsidRPr="000D2ED8" w:rsidRDefault="002425B0" w:rsidP="00665ABD">
            <w:pPr>
              <w:spacing w:after="20"/>
              <w:rPr>
                <w:color w:val="00586F"/>
              </w:rPr>
            </w:pPr>
            <w:r w:rsidRPr="000D2ED8">
              <w:rPr>
                <w:color w:val="00586F"/>
              </w:rPr>
              <w:t xml:space="preserve">[Menu] Goto → Header → </w:t>
            </w:r>
            <w:r w:rsidR="00024212" w:rsidRPr="000D2ED8">
              <w:rPr>
                <w:color w:val="00586F"/>
              </w:rPr>
              <w:t>Partners</w:t>
            </w:r>
            <w:r w:rsidR="00024212">
              <w:rPr>
                <w:color w:val="00586F"/>
              </w:rPr>
              <w:t xml:space="preserve"> Function</w:t>
            </w:r>
            <w:r w:rsidRPr="000D2ED8">
              <w:rPr>
                <w:color w:val="00586F"/>
              </w:rPr>
              <w:t xml:space="preserve"> → lấy mã tại [Field] Payer.</w:t>
            </w:r>
          </w:p>
          <w:p w14:paraId="76575599" w14:textId="77777777" w:rsidR="002425B0" w:rsidRPr="000D2ED8" w:rsidRDefault="002425B0" w:rsidP="00665ABD">
            <w:pPr>
              <w:spacing w:after="20"/>
              <w:rPr>
                <w:color w:val="00586F"/>
              </w:rPr>
            </w:pPr>
            <w:r w:rsidRPr="000D2ED8">
              <w:rPr>
                <w:color w:val="00586F"/>
              </w:rPr>
              <w:t>[Screen Field] Payer: VBPA-KUNNR</w:t>
            </w:r>
          </w:p>
          <w:p w14:paraId="0F7BBF34" w14:textId="49FAC856" w:rsidR="002425B0" w:rsidRPr="000D2ED8" w:rsidRDefault="007C388C" w:rsidP="00665ABD">
            <w:pPr>
              <w:spacing w:after="20"/>
              <w:rPr>
                <w:color w:val="00586F"/>
              </w:rPr>
            </w:pPr>
            <w:r w:rsidRPr="000D2ED8">
              <w:rPr>
                <w:color w:val="00586F"/>
              </w:rPr>
              <w:t xml:space="preserve">Vào </w:t>
            </w:r>
            <w:r w:rsidR="002425B0" w:rsidRPr="000D2ED8">
              <w:rPr>
                <w:color w:val="00586F"/>
              </w:rPr>
              <w:t>[Table] VBPA đọc theo khoá VBELN</w:t>
            </w:r>
            <w:r w:rsidRPr="000D2ED8">
              <w:rPr>
                <w:color w:val="00586F"/>
              </w:rPr>
              <w:t xml:space="preserve"> (Số Billing)</w:t>
            </w:r>
            <w:r w:rsidR="002425B0" w:rsidRPr="000D2ED8">
              <w:rPr>
                <w:color w:val="00586F"/>
              </w:rPr>
              <w:t>, POSNR và PARVW, với POSNR bằng '000000' và PARVW bằng 'RG'.</w:t>
            </w:r>
          </w:p>
          <w:p w14:paraId="1962E1AB" w14:textId="77777777" w:rsidR="002425B0" w:rsidRPr="000D2ED8" w:rsidRDefault="002425B0" w:rsidP="00665ABD">
            <w:pPr>
              <w:spacing w:after="20"/>
              <w:rPr>
                <w:color w:val="00586F"/>
              </w:rPr>
            </w:pPr>
            <w:r w:rsidRPr="000D2ED8">
              <w:rPr>
                <w:b/>
                <w:color w:val="00586F"/>
              </w:rPr>
              <w:t>Ưu tiên 1: khách hàng có dữ liệu chủ</w:t>
            </w:r>
          </w:p>
          <w:p w14:paraId="0178244F" w14:textId="13FF8B44" w:rsidR="002425B0" w:rsidRPr="000D2ED8" w:rsidRDefault="002425B0" w:rsidP="00665ABD">
            <w:pPr>
              <w:spacing w:after="20"/>
              <w:rPr>
                <w:color w:val="00586F"/>
              </w:rPr>
            </w:pPr>
            <w:r w:rsidRPr="000D2ED8">
              <w:rPr>
                <w:color w:val="00586F"/>
              </w:rPr>
              <w:t>Đọc Business Partner tương ứng mã khách hàng lấy ở trên, lấy địa chỉ tại [Table] ADRC.</w:t>
            </w:r>
          </w:p>
          <w:p w14:paraId="79158D3D" w14:textId="77777777" w:rsidR="002425B0" w:rsidRPr="000D2ED8" w:rsidRDefault="002425B0" w:rsidP="00665ABD">
            <w:pPr>
              <w:spacing w:after="20"/>
              <w:rPr>
                <w:color w:val="00586F"/>
              </w:rPr>
            </w:pPr>
            <w:r w:rsidRPr="000D2ED8">
              <w:rPr>
                <w:b/>
                <w:color w:val="00586F"/>
              </w:rPr>
              <w:t>Ưu tiên 2: khách hàng vãng lai</w:t>
            </w:r>
          </w:p>
          <w:p w14:paraId="4AD8533F" w14:textId="77777777" w:rsidR="002425B0" w:rsidRPr="000D2ED8" w:rsidRDefault="002425B0" w:rsidP="00665ABD">
            <w:pPr>
              <w:spacing w:after="20"/>
              <w:rPr>
                <w:color w:val="00586F"/>
              </w:rPr>
            </w:pPr>
            <w:r w:rsidRPr="000D2ED8">
              <w:rPr>
                <w:color w:val="00586F"/>
              </w:rPr>
              <w:t>Đọc số hiệu địa chỉ ghi trên chứng từ tại VBPA-ADRNR, sang [Table] ADRC. Không đọc qua KNA1-ADRNR.</w:t>
            </w:r>
          </w:p>
          <w:p w14:paraId="67FE8774" w14:textId="77777777" w:rsidR="002425B0" w:rsidRPr="000D2ED8" w:rsidRDefault="002425B0" w:rsidP="00665ABD">
            <w:pPr>
              <w:spacing w:after="20"/>
              <w:rPr>
                <w:color w:val="00586F"/>
              </w:rPr>
            </w:pPr>
            <w:r w:rsidRPr="000D2ED8">
              <w:rPr>
                <w:b/>
                <w:color w:val="00586F"/>
              </w:rPr>
              <w:t>Quy tắc ghép tên</w:t>
            </w:r>
          </w:p>
          <w:p w14:paraId="2A9F58BD" w14:textId="77777777" w:rsidR="002425B0" w:rsidRPr="000D2ED8" w:rsidRDefault="002425B0" w:rsidP="00665ABD">
            <w:pPr>
              <w:spacing w:after="20"/>
              <w:rPr>
                <w:color w:val="00586F"/>
              </w:rPr>
            </w:pPr>
            <w:r w:rsidRPr="000D2ED8">
              <w:rPr>
                <w:color w:val="00586F"/>
              </w:rPr>
              <w:t>Nếu Name 2, Name 3 và Name 4 đều trống thì lấy Name 1.</w:t>
            </w:r>
          </w:p>
          <w:p w14:paraId="3E1C1E35" w14:textId="77777777" w:rsidR="002425B0" w:rsidRPr="000D2ED8" w:rsidRDefault="002425B0" w:rsidP="00665ABD">
            <w:pPr>
              <w:spacing w:after="20"/>
              <w:rPr>
                <w:color w:val="00586F"/>
              </w:rPr>
            </w:pPr>
            <w:r w:rsidRPr="000D2ED8">
              <w:rPr>
                <w:color w:val="00586F"/>
              </w:rPr>
              <w:t>Ngược lại ghép Name 2, Name 3 và Name 4 theo thứ tự, ngăn cách bằng một dấu cách.</w:t>
            </w:r>
          </w:p>
          <w:p w14:paraId="57BF9F09" w14:textId="77777777" w:rsidR="002425B0" w:rsidRPr="000D2ED8" w:rsidRDefault="002425B0" w:rsidP="00665ABD">
            <w:pPr>
              <w:spacing w:after="20"/>
              <w:rPr>
                <w:color w:val="00586F"/>
              </w:rPr>
            </w:pPr>
            <w:r w:rsidRPr="000D2ED8">
              <w:rPr>
                <w:color w:val="00586F"/>
              </w:rPr>
              <w:t>Ràng buộc: các hoá đơn in trên cùng một bảng kê phải cùng một đơn vị mua hàng.</w:t>
            </w:r>
          </w:p>
        </w:tc>
      </w:tr>
      <w:tr w:rsidR="0051365B" w:rsidRPr="000D2ED8" w14:paraId="5E575F07" w14:textId="77777777" w:rsidTr="00D91F3D">
        <w:trPr>
          <w:cantSplit/>
          <w:trHeight w:val="454"/>
          <w:jc w:val="center"/>
        </w:trPr>
        <w:tc>
          <w:tcPr>
            <w:tcW w:w="918" w:type="dxa"/>
            <w:vAlign w:val="center"/>
          </w:tcPr>
          <w:p w14:paraId="5CC00544" w14:textId="66D0E710" w:rsidR="0051365B" w:rsidRPr="000D2ED8" w:rsidRDefault="0051365B" w:rsidP="00665ABD">
            <w:pPr>
              <w:spacing w:after="20"/>
              <w:jc w:val="center"/>
              <w:rPr>
                <w:color w:val="00586F"/>
              </w:rPr>
            </w:pPr>
            <w:r>
              <w:rPr>
                <w:color w:val="00586F"/>
              </w:rPr>
              <w:lastRenderedPageBreak/>
              <w:t>8.1</w:t>
            </w:r>
          </w:p>
        </w:tc>
        <w:tc>
          <w:tcPr>
            <w:tcW w:w="1586" w:type="dxa"/>
            <w:vAlign w:val="center"/>
          </w:tcPr>
          <w:p w14:paraId="4D96F9BD" w14:textId="6EADAABC" w:rsidR="0051365B" w:rsidRPr="000D2ED8" w:rsidRDefault="0051365B" w:rsidP="00665ABD">
            <w:pPr>
              <w:spacing w:after="20"/>
              <w:rPr>
                <w:color w:val="00586F"/>
              </w:rPr>
            </w:pPr>
            <w:r>
              <w:rPr>
                <w:color w:val="00586F"/>
              </w:rPr>
              <w:t>MST</w:t>
            </w:r>
          </w:p>
        </w:tc>
        <w:tc>
          <w:tcPr>
            <w:tcW w:w="1402" w:type="dxa"/>
            <w:vAlign w:val="center"/>
          </w:tcPr>
          <w:p w14:paraId="33F7A10D" w14:textId="31D9924C" w:rsidR="0051365B" w:rsidRPr="000D2ED8" w:rsidRDefault="0051365B" w:rsidP="00665ABD">
            <w:pPr>
              <w:spacing w:after="20"/>
              <w:rPr>
                <w:color w:val="00586F"/>
              </w:rPr>
            </w:pPr>
            <w:r w:rsidRPr="000D2ED8">
              <w:rPr>
                <w:color w:val="00586F"/>
              </w:rPr>
              <w:t xml:space="preserve">Giữa / NUMC, </w:t>
            </w:r>
            <w:r>
              <w:rPr>
                <w:color w:val="00586F"/>
              </w:rPr>
              <w:t>10</w:t>
            </w:r>
          </w:p>
        </w:tc>
        <w:tc>
          <w:tcPr>
            <w:tcW w:w="5528" w:type="dxa"/>
            <w:vAlign w:val="center"/>
          </w:tcPr>
          <w:p w14:paraId="1C3D8B2E" w14:textId="77777777" w:rsidR="00671029" w:rsidRDefault="00772216" w:rsidP="00665ABD">
            <w:pPr>
              <w:spacing w:after="20"/>
              <w:rPr>
                <w:color w:val="00586F"/>
              </w:rPr>
            </w:pPr>
            <w:r w:rsidRPr="0068482E">
              <w:rPr>
                <w:color w:val="00586F"/>
              </w:rPr>
              <w:t>Mã số thuế của khách hàng mua hàng</w:t>
            </w:r>
            <w:r>
              <w:rPr>
                <w:color w:val="00586F"/>
              </w:rPr>
              <w:t xml:space="preserve">: </w:t>
            </w:r>
          </w:p>
          <w:p w14:paraId="0011213B" w14:textId="77777777" w:rsidR="00671029" w:rsidRPr="000D2ED8" w:rsidRDefault="00671029" w:rsidP="00671029">
            <w:pPr>
              <w:spacing w:after="20"/>
              <w:rPr>
                <w:color w:val="00586F"/>
              </w:rPr>
            </w:pPr>
            <w:r>
              <w:rPr>
                <w:color w:val="00586F"/>
              </w:rPr>
              <w:t xml:space="preserve">Vào </w:t>
            </w:r>
            <w:r w:rsidRPr="000D2ED8">
              <w:rPr>
                <w:color w:val="00586F"/>
              </w:rPr>
              <w:t>[Tcode] VF03:</w:t>
            </w:r>
          </w:p>
          <w:p w14:paraId="2C348CC8" w14:textId="77777777" w:rsidR="00671029" w:rsidRPr="000D2ED8" w:rsidRDefault="00671029" w:rsidP="00671029">
            <w:pPr>
              <w:spacing w:after="20"/>
              <w:rPr>
                <w:color w:val="00586F"/>
              </w:rPr>
            </w:pPr>
            <w:r w:rsidRPr="000D2ED8">
              <w:rPr>
                <w:color w:val="00586F"/>
              </w:rPr>
              <w:t>Truyền tham số (1) Số hoá đơn vào [Field] Billing document, nhấn Enter.</w:t>
            </w:r>
          </w:p>
          <w:p w14:paraId="77099EE9" w14:textId="77777777" w:rsidR="00671029" w:rsidRPr="000D2ED8" w:rsidRDefault="00671029" w:rsidP="00671029">
            <w:pPr>
              <w:spacing w:after="20"/>
              <w:rPr>
                <w:color w:val="00586F"/>
              </w:rPr>
            </w:pPr>
            <w:r w:rsidRPr="000D2ED8">
              <w:rPr>
                <w:color w:val="00586F"/>
              </w:rPr>
              <w:t>[Menu] Goto → Header → Partners</w:t>
            </w:r>
            <w:r>
              <w:rPr>
                <w:color w:val="00586F"/>
              </w:rPr>
              <w:t xml:space="preserve"> Function</w:t>
            </w:r>
            <w:r w:rsidRPr="000D2ED8">
              <w:rPr>
                <w:color w:val="00586F"/>
              </w:rPr>
              <w:t xml:space="preserve"> → lấy mã </w:t>
            </w:r>
            <w:r>
              <w:rPr>
                <w:color w:val="00586F"/>
              </w:rPr>
              <w:t>Sold to Party</w:t>
            </w:r>
          </w:p>
          <w:p w14:paraId="3219E199" w14:textId="77777777" w:rsidR="00671029" w:rsidRDefault="00671029" w:rsidP="00671029">
            <w:pPr>
              <w:spacing w:after="20"/>
              <w:rPr>
                <w:color w:val="00586F"/>
              </w:rPr>
            </w:pPr>
            <w:r>
              <w:rPr>
                <w:color w:val="00586F"/>
              </w:rPr>
              <w:t xml:space="preserve">Xét Mã Sold-to Party = chỉ tiêu (3) </w:t>
            </w:r>
            <w:r w:rsidRPr="000D2ED8">
              <w:rPr>
                <w:color w:val="00586F"/>
              </w:rPr>
              <w:t>Nhà thuốc</w:t>
            </w:r>
            <w:r>
              <w:rPr>
                <w:color w:val="00586F"/>
              </w:rPr>
              <w:t xml:space="preserve"> =&gt; </w:t>
            </w:r>
            <w:r>
              <w:rPr>
                <w:color w:val="00586F"/>
              </w:rPr>
              <w:t>không hiển thị chỉ tiêu này</w:t>
            </w:r>
          </w:p>
          <w:p w14:paraId="47223858" w14:textId="5E45CAB8" w:rsidR="00671029" w:rsidRPr="000D2ED8" w:rsidRDefault="00671029" w:rsidP="00671029">
            <w:pPr>
              <w:spacing w:after="20"/>
              <w:rPr>
                <w:color w:val="00586F"/>
              </w:rPr>
            </w:pPr>
            <w:r>
              <w:rPr>
                <w:color w:val="00586F"/>
              </w:rPr>
              <w:t xml:space="preserve">Nếu Mã Sold-to Party </w:t>
            </w:r>
            <w:r>
              <w:rPr>
                <w:rFonts w:ascii="Segoe UI" w:hAnsi="Segoe UI" w:cs="Segoe UI"/>
                <w:color w:val="00586F"/>
              </w:rPr>
              <w:t>≠</w:t>
            </w:r>
            <w:r>
              <w:rPr>
                <w:color w:val="00586F"/>
              </w:rPr>
              <w:t xml:space="preserve"> chỉ tiêu (3) </w:t>
            </w:r>
            <w:r w:rsidRPr="000D2ED8">
              <w:rPr>
                <w:color w:val="00586F"/>
              </w:rPr>
              <w:t>Nhà thuốc</w:t>
            </w:r>
            <w:r>
              <w:rPr>
                <w:color w:val="00586F"/>
              </w:rPr>
              <w:t xml:space="preserve"> =&gt; </w:t>
            </w:r>
            <w:r>
              <w:rPr>
                <w:color w:val="00586F"/>
              </w:rPr>
              <w:t>hiển thị Mã số thuế</w:t>
            </w:r>
            <w:r>
              <w:rPr>
                <w:color w:val="00586F"/>
              </w:rPr>
              <w:t>:</w:t>
            </w:r>
            <w:r>
              <w:rPr>
                <w:color w:val="00586F"/>
              </w:rPr>
              <w:br/>
            </w:r>
            <w:r w:rsidRPr="000D2ED8">
              <w:rPr>
                <w:color w:val="00586F"/>
              </w:rPr>
              <w:t>[Tcode] VF03:</w:t>
            </w:r>
          </w:p>
          <w:p w14:paraId="06D870CC" w14:textId="77777777" w:rsidR="00671029" w:rsidRPr="000D2ED8" w:rsidRDefault="00671029" w:rsidP="00671029">
            <w:pPr>
              <w:spacing w:after="20"/>
              <w:rPr>
                <w:color w:val="00586F"/>
              </w:rPr>
            </w:pPr>
            <w:r w:rsidRPr="000D2ED8">
              <w:rPr>
                <w:color w:val="00586F"/>
              </w:rPr>
              <w:t>Truyền tham số (1) Số hoá đơn vào [Field] Billing document, nhấn Enter.</w:t>
            </w:r>
          </w:p>
          <w:p w14:paraId="386BFA02" w14:textId="186B057B" w:rsidR="00671029" w:rsidRPr="000D2ED8" w:rsidRDefault="00671029" w:rsidP="00671029">
            <w:pPr>
              <w:spacing w:after="20"/>
              <w:rPr>
                <w:color w:val="00586F"/>
              </w:rPr>
            </w:pPr>
            <w:r w:rsidRPr="000D2ED8">
              <w:rPr>
                <w:color w:val="00586F"/>
              </w:rPr>
              <w:t>[Menu] Goto → Header →</w:t>
            </w:r>
            <w:r w:rsidR="00024212">
              <w:rPr>
                <w:color w:val="00586F"/>
              </w:rPr>
              <w:t xml:space="preserve"> </w:t>
            </w:r>
            <w:r w:rsidRPr="000D2ED8">
              <w:rPr>
                <w:color w:val="00586F"/>
              </w:rPr>
              <w:t>Partners</w:t>
            </w:r>
            <w:r w:rsidR="00024212">
              <w:rPr>
                <w:color w:val="00586F"/>
              </w:rPr>
              <w:t xml:space="preserve"> Function</w:t>
            </w:r>
            <w:r w:rsidRPr="000D2ED8">
              <w:rPr>
                <w:color w:val="00586F"/>
              </w:rPr>
              <w:t xml:space="preserve"> → lấy mã Payer.</w:t>
            </w:r>
          </w:p>
          <w:p w14:paraId="3DEA3DF3" w14:textId="525B08C7" w:rsidR="0051365B" w:rsidRDefault="00024212" w:rsidP="00665ABD">
            <w:pPr>
              <w:spacing w:after="20"/>
              <w:rPr>
                <w:color w:val="00586F"/>
              </w:rPr>
            </w:pPr>
            <w:r>
              <w:rPr>
                <w:color w:val="00586F"/>
              </w:rPr>
              <w:t xml:space="preserve">Từ mã Payer </w:t>
            </w:r>
            <w:r w:rsidR="00B33D87">
              <w:rPr>
                <w:color w:val="00586F"/>
              </w:rPr>
              <w:t xml:space="preserve">&gt; Vào </w:t>
            </w:r>
            <w:r w:rsidR="00AE520E" w:rsidRPr="0068482E">
              <w:rPr>
                <w:color w:val="00586F"/>
              </w:rPr>
              <w:t xml:space="preserve">[Tcode] BP &gt; </w:t>
            </w:r>
            <w:r w:rsidR="00B33D87">
              <w:rPr>
                <w:color w:val="00586F"/>
              </w:rPr>
              <w:t xml:space="preserve">role </w:t>
            </w:r>
            <w:r w:rsidR="00AE520E" w:rsidRPr="0068482E">
              <w:rPr>
                <w:color w:val="00586F"/>
              </w:rPr>
              <w:t xml:space="preserve">FI Customer &gt; [Tab] Control &gt; </w:t>
            </w:r>
            <w:r w:rsidR="00B33D87">
              <w:rPr>
                <w:color w:val="00586F"/>
              </w:rPr>
              <w:t xml:space="preserve">lấy </w:t>
            </w:r>
            <w:r w:rsidR="00AE520E" w:rsidRPr="0068482E">
              <w:rPr>
                <w:color w:val="00586F"/>
              </w:rPr>
              <w:t>[Screen Field] Tax Number 1.</w:t>
            </w:r>
          </w:p>
        </w:tc>
      </w:tr>
      <w:tr w:rsidR="002425B0" w:rsidRPr="000D2ED8" w14:paraId="0CF38DA1" w14:textId="77777777" w:rsidTr="00D91F3D">
        <w:trPr>
          <w:cantSplit/>
          <w:trHeight w:val="454"/>
          <w:jc w:val="center"/>
        </w:trPr>
        <w:tc>
          <w:tcPr>
            <w:tcW w:w="918" w:type="dxa"/>
            <w:vAlign w:val="center"/>
          </w:tcPr>
          <w:p w14:paraId="09B3A112" w14:textId="77777777" w:rsidR="002425B0" w:rsidRPr="000D2ED8" w:rsidRDefault="002425B0" w:rsidP="00665ABD">
            <w:pPr>
              <w:spacing w:after="20"/>
              <w:jc w:val="center"/>
              <w:rPr>
                <w:color w:val="00586F"/>
              </w:rPr>
            </w:pPr>
            <w:r w:rsidRPr="000D2ED8">
              <w:rPr>
                <w:color w:val="00586F"/>
              </w:rPr>
              <w:lastRenderedPageBreak/>
              <w:t>9</w:t>
            </w:r>
          </w:p>
        </w:tc>
        <w:tc>
          <w:tcPr>
            <w:tcW w:w="1586" w:type="dxa"/>
            <w:vAlign w:val="center"/>
          </w:tcPr>
          <w:p w14:paraId="4B36F034" w14:textId="77777777" w:rsidR="002425B0" w:rsidRPr="000D2ED8" w:rsidRDefault="002425B0" w:rsidP="00665ABD">
            <w:pPr>
              <w:spacing w:after="20"/>
              <w:rPr>
                <w:color w:val="00586F"/>
              </w:rPr>
            </w:pPr>
            <w:r w:rsidRPr="000D2ED8">
              <w:rPr>
                <w:color w:val="00586F"/>
              </w:rPr>
              <w:t>Địa chỉ đơn vị mua hàng</w:t>
            </w:r>
          </w:p>
        </w:tc>
        <w:tc>
          <w:tcPr>
            <w:tcW w:w="1402" w:type="dxa"/>
            <w:vAlign w:val="center"/>
          </w:tcPr>
          <w:p w14:paraId="15A9CB5E" w14:textId="77777777" w:rsidR="002425B0" w:rsidRPr="000D2ED8" w:rsidRDefault="002425B0" w:rsidP="00665ABD">
            <w:pPr>
              <w:spacing w:after="20"/>
              <w:rPr>
                <w:color w:val="00586F"/>
              </w:rPr>
            </w:pPr>
            <w:r w:rsidRPr="000D2ED8">
              <w:rPr>
                <w:color w:val="00586F"/>
              </w:rPr>
              <w:t>Trái / CHAR, 200</w:t>
            </w:r>
          </w:p>
        </w:tc>
        <w:tc>
          <w:tcPr>
            <w:tcW w:w="5528" w:type="dxa"/>
            <w:vAlign w:val="center"/>
          </w:tcPr>
          <w:p w14:paraId="040BDFA1" w14:textId="11F531A8" w:rsidR="00C62ECC" w:rsidRPr="000D2ED8" w:rsidRDefault="00C62ECC" w:rsidP="00C62ECC">
            <w:pPr>
              <w:spacing w:after="20"/>
              <w:rPr>
                <w:color w:val="00586F"/>
              </w:rPr>
            </w:pPr>
            <w:r>
              <w:rPr>
                <w:color w:val="00586F"/>
              </w:rPr>
              <w:t>Địa chỉ của đơn vị mua hàng.</w:t>
            </w:r>
            <w:r>
              <w:rPr>
                <w:color w:val="00586F"/>
              </w:rPr>
              <w:br/>
            </w:r>
            <w:r>
              <w:rPr>
                <w:color w:val="00586F"/>
              </w:rPr>
              <w:t xml:space="preserve">Vào </w:t>
            </w:r>
            <w:r w:rsidRPr="000D2ED8">
              <w:rPr>
                <w:color w:val="00586F"/>
              </w:rPr>
              <w:t>[Tcode] VF03:</w:t>
            </w:r>
          </w:p>
          <w:p w14:paraId="568ECB0D" w14:textId="77777777" w:rsidR="00C62ECC" w:rsidRPr="000D2ED8" w:rsidRDefault="00C62ECC" w:rsidP="00C62ECC">
            <w:pPr>
              <w:spacing w:after="20"/>
              <w:rPr>
                <w:color w:val="00586F"/>
              </w:rPr>
            </w:pPr>
            <w:r w:rsidRPr="000D2ED8">
              <w:rPr>
                <w:color w:val="00586F"/>
              </w:rPr>
              <w:t>Truyền tham số (1) Số hoá đơn vào [Field] Billing document, nhấn Enter.</w:t>
            </w:r>
          </w:p>
          <w:p w14:paraId="3F1087F7" w14:textId="77777777" w:rsidR="00C62ECC" w:rsidRPr="000D2ED8" w:rsidRDefault="00C62ECC" w:rsidP="00C62ECC">
            <w:pPr>
              <w:spacing w:after="20"/>
              <w:rPr>
                <w:color w:val="00586F"/>
              </w:rPr>
            </w:pPr>
            <w:r w:rsidRPr="000D2ED8">
              <w:rPr>
                <w:color w:val="00586F"/>
              </w:rPr>
              <w:t>[Menu] Goto → Header → Partners</w:t>
            </w:r>
            <w:r>
              <w:rPr>
                <w:color w:val="00586F"/>
              </w:rPr>
              <w:t xml:space="preserve"> Function</w:t>
            </w:r>
            <w:r w:rsidRPr="000D2ED8">
              <w:rPr>
                <w:color w:val="00586F"/>
              </w:rPr>
              <w:t xml:space="preserve"> → lấy mã </w:t>
            </w:r>
            <w:r>
              <w:rPr>
                <w:color w:val="00586F"/>
              </w:rPr>
              <w:t>Sold to Party</w:t>
            </w:r>
          </w:p>
          <w:p w14:paraId="783CEB30" w14:textId="433ED77C" w:rsidR="00C62ECC" w:rsidRDefault="00C62ECC" w:rsidP="00C62ECC">
            <w:pPr>
              <w:spacing w:after="20"/>
              <w:rPr>
                <w:color w:val="00586F"/>
              </w:rPr>
            </w:pPr>
            <w:r>
              <w:rPr>
                <w:color w:val="00586F"/>
              </w:rPr>
              <w:t xml:space="preserve">Xét Mã Sold-to Party = chỉ tiêu (3) </w:t>
            </w:r>
            <w:r w:rsidRPr="000D2ED8">
              <w:rPr>
                <w:color w:val="00586F"/>
              </w:rPr>
              <w:t>Nhà thuốc</w:t>
            </w:r>
            <w:r>
              <w:rPr>
                <w:color w:val="00586F"/>
              </w:rPr>
              <w:t xml:space="preserve"> =&gt; không hiển thị</w:t>
            </w:r>
            <w:r w:rsidR="00AA66E9">
              <w:rPr>
                <w:color w:val="00586F"/>
              </w:rPr>
              <w:t xml:space="preserve"> </w:t>
            </w:r>
            <w:r w:rsidR="00C76768">
              <w:rPr>
                <w:color w:val="00586F"/>
              </w:rPr>
              <w:t>giá trị địa chỉ</w:t>
            </w:r>
          </w:p>
          <w:p w14:paraId="2DEB8BC6" w14:textId="1E84AC6B" w:rsidR="002425B0" w:rsidRPr="000D2ED8" w:rsidRDefault="00C62ECC" w:rsidP="00C62ECC">
            <w:pPr>
              <w:spacing w:after="20"/>
              <w:rPr>
                <w:color w:val="00586F"/>
              </w:rPr>
            </w:pPr>
            <w:r>
              <w:rPr>
                <w:color w:val="00586F"/>
              </w:rPr>
              <w:t xml:space="preserve">Nếu Mã Sold-to Party </w:t>
            </w:r>
            <w:r>
              <w:rPr>
                <w:rFonts w:ascii="Segoe UI" w:hAnsi="Segoe UI" w:cs="Segoe UI"/>
                <w:color w:val="00586F"/>
              </w:rPr>
              <w:t>≠</w:t>
            </w:r>
            <w:r>
              <w:rPr>
                <w:color w:val="00586F"/>
              </w:rPr>
              <w:t xml:space="preserve"> chỉ tiêu (3) </w:t>
            </w:r>
            <w:r w:rsidRPr="000D2ED8">
              <w:rPr>
                <w:color w:val="00586F"/>
              </w:rPr>
              <w:t>Nhà thuốc</w:t>
            </w:r>
            <w:r>
              <w:rPr>
                <w:color w:val="00586F"/>
              </w:rPr>
              <w:t xml:space="preserve"> =&gt; hiển thị </w:t>
            </w:r>
            <w:r w:rsidR="00C76768">
              <w:rPr>
                <w:color w:val="00586F"/>
              </w:rPr>
              <w:t>địa chỉ:</w:t>
            </w:r>
            <w:r>
              <w:rPr>
                <w:color w:val="00586F"/>
              </w:rPr>
              <w:br/>
            </w:r>
            <w:r w:rsidR="002425B0" w:rsidRPr="000D2ED8">
              <w:rPr>
                <w:color w:val="00586F"/>
              </w:rPr>
              <w:t>Đọc dòng địa chỉ tại [Table] ADRC theo cách của chỉ tiêu (8), gồm hai mức ưu tiên: khách hàng có dữ liệu chủ và khách hàng vãng lai.</w:t>
            </w:r>
          </w:p>
          <w:p w14:paraId="405DEE5E" w14:textId="77777777" w:rsidR="002425B0" w:rsidRPr="000D2ED8" w:rsidRDefault="002425B0" w:rsidP="00665ABD">
            <w:pPr>
              <w:spacing w:after="20"/>
              <w:rPr>
                <w:color w:val="00586F"/>
              </w:rPr>
            </w:pPr>
            <w:r w:rsidRPr="000D2ED8">
              <w:rPr>
                <w:b/>
                <w:color w:val="00586F"/>
              </w:rPr>
              <w:t>Nguồn dữ liệu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18"/>
              <w:gridCol w:w="4008"/>
            </w:tblGrid>
            <w:tr w:rsidR="002425B0" w:rsidRPr="000D2ED8" w14:paraId="5BFA8EF8" w14:textId="77777777" w:rsidTr="00665ABD">
              <w:trPr>
                <w:cantSplit/>
                <w:tblHeader/>
              </w:trPr>
              <w:tc>
                <w:tcPr>
                  <w:tcW w:w="1718" w:type="dxa"/>
                  <w:shd w:val="clear" w:color="auto" w:fill="00586F"/>
                </w:tcPr>
                <w:p w14:paraId="6E8E51E7" w14:textId="77777777" w:rsidR="002425B0" w:rsidRPr="00520CAC" w:rsidRDefault="002425B0" w:rsidP="00665ABD">
                  <w:pPr>
                    <w:spacing w:after="20"/>
                    <w:jc w:val="center"/>
                    <w:rPr>
                      <w:color w:val="FFFFFF" w:themeColor="background1"/>
                    </w:rPr>
                  </w:pPr>
                  <w:r w:rsidRPr="00520CAC">
                    <w:rPr>
                      <w:b/>
                      <w:color w:val="FFFFFF" w:themeColor="background1"/>
                      <w:sz w:val="20"/>
                    </w:rPr>
                    <w:t>Trường ADRC</w:t>
                  </w:r>
                </w:p>
              </w:tc>
              <w:tc>
                <w:tcPr>
                  <w:tcW w:w="4008" w:type="dxa"/>
                  <w:shd w:val="clear" w:color="auto" w:fill="00586F"/>
                </w:tcPr>
                <w:p w14:paraId="64E90F3D" w14:textId="77777777" w:rsidR="002425B0" w:rsidRPr="00520CAC" w:rsidRDefault="002425B0" w:rsidP="00665ABD">
                  <w:pPr>
                    <w:spacing w:after="20"/>
                    <w:jc w:val="center"/>
                    <w:rPr>
                      <w:color w:val="FFFFFF" w:themeColor="background1"/>
                    </w:rPr>
                  </w:pPr>
                  <w:r w:rsidRPr="00520CAC">
                    <w:rPr>
                      <w:b/>
                      <w:color w:val="FFFFFF" w:themeColor="background1"/>
                      <w:sz w:val="20"/>
                    </w:rPr>
                    <w:t>Nội dung</w:t>
                  </w:r>
                </w:p>
              </w:tc>
            </w:tr>
            <w:tr w:rsidR="002425B0" w:rsidRPr="000D2ED8" w14:paraId="1496C1B6" w14:textId="77777777" w:rsidTr="00665ABD">
              <w:trPr>
                <w:cantSplit/>
              </w:trPr>
              <w:tc>
                <w:tcPr>
                  <w:tcW w:w="1718" w:type="dxa"/>
                </w:tcPr>
                <w:p w14:paraId="364BAAF1" w14:textId="77777777" w:rsidR="002425B0" w:rsidRPr="000D2ED8" w:rsidRDefault="002425B0" w:rsidP="00665ABD">
                  <w:pPr>
                    <w:spacing w:after="20"/>
                    <w:rPr>
                      <w:color w:val="00586F"/>
                    </w:rPr>
                  </w:pPr>
                  <w:r w:rsidRPr="000D2ED8">
                    <w:rPr>
                      <w:color w:val="00586F"/>
                      <w:sz w:val="20"/>
                    </w:rPr>
                    <w:t>STREET</w:t>
                  </w:r>
                </w:p>
              </w:tc>
              <w:tc>
                <w:tcPr>
                  <w:tcW w:w="4008" w:type="dxa"/>
                </w:tcPr>
                <w:p w14:paraId="0FE9BA24" w14:textId="77777777" w:rsidR="002425B0" w:rsidRPr="000D2ED8" w:rsidRDefault="002425B0" w:rsidP="00665ABD">
                  <w:pPr>
                    <w:spacing w:after="20"/>
                    <w:rPr>
                      <w:color w:val="00586F"/>
                    </w:rPr>
                  </w:pPr>
                  <w:r w:rsidRPr="000D2ED8">
                    <w:rPr>
                      <w:color w:val="00586F"/>
                      <w:sz w:val="20"/>
                    </w:rPr>
                    <w:t>Số nhà và tên đường</w:t>
                  </w:r>
                </w:p>
              </w:tc>
            </w:tr>
            <w:tr w:rsidR="002425B0" w:rsidRPr="000D2ED8" w14:paraId="28844F2E" w14:textId="77777777" w:rsidTr="00665ABD">
              <w:trPr>
                <w:cantSplit/>
              </w:trPr>
              <w:tc>
                <w:tcPr>
                  <w:tcW w:w="1718" w:type="dxa"/>
                </w:tcPr>
                <w:p w14:paraId="7692134B" w14:textId="77777777" w:rsidR="002425B0" w:rsidRPr="000D2ED8" w:rsidRDefault="002425B0" w:rsidP="00665ABD">
                  <w:pPr>
                    <w:spacing w:after="20"/>
                    <w:rPr>
                      <w:color w:val="00586F"/>
                    </w:rPr>
                  </w:pPr>
                  <w:r w:rsidRPr="000D2ED8">
                    <w:rPr>
                      <w:color w:val="00586F"/>
                      <w:sz w:val="20"/>
                    </w:rPr>
                    <w:t>STR_SUPPL1, STR_SUPPL2</w:t>
                  </w:r>
                </w:p>
              </w:tc>
              <w:tc>
                <w:tcPr>
                  <w:tcW w:w="4008" w:type="dxa"/>
                </w:tcPr>
                <w:p w14:paraId="5CFB1C94" w14:textId="77777777" w:rsidR="002425B0" w:rsidRPr="000D2ED8" w:rsidRDefault="002425B0" w:rsidP="00665ABD">
                  <w:pPr>
                    <w:spacing w:after="20"/>
                    <w:rPr>
                      <w:color w:val="00586F"/>
                    </w:rPr>
                  </w:pPr>
                  <w:r w:rsidRPr="000D2ED8">
                    <w:rPr>
                      <w:color w:val="00586F"/>
                      <w:sz w:val="20"/>
                    </w:rPr>
                    <w:t>Dòng địa chỉ bổ sung</w:t>
                  </w:r>
                </w:p>
              </w:tc>
            </w:tr>
            <w:tr w:rsidR="002425B0" w:rsidRPr="000D2ED8" w14:paraId="7387A051" w14:textId="77777777" w:rsidTr="00665ABD">
              <w:trPr>
                <w:cantSplit/>
              </w:trPr>
              <w:tc>
                <w:tcPr>
                  <w:tcW w:w="1718" w:type="dxa"/>
                </w:tcPr>
                <w:p w14:paraId="76DE6363" w14:textId="77777777" w:rsidR="002425B0" w:rsidRPr="000D2ED8" w:rsidRDefault="002425B0" w:rsidP="00665ABD">
                  <w:pPr>
                    <w:spacing w:after="20"/>
                    <w:rPr>
                      <w:color w:val="00586F"/>
                    </w:rPr>
                  </w:pPr>
                  <w:r w:rsidRPr="000D2ED8">
                    <w:rPr>
                      <w:color w:val="00586F"/>
                      <w:sz w:val="20"/>
                    </w:rPr>
                    <w:t>CITY2</w:t>
                  </w:r>
                </w:p>
              </w:tc>
              <w:tc>
                <w:tcPr>
                  <w:tcW w:w="4008" w:type="dxa"/>
                </w:tcPr>
                <w:p w14:paraId="4C97B856" w14:textId="77777777" w:rsidR="002425B0" w:rsidRPr="000D2ED8" w:rsidRDefault="002425B0" w:rsidP="00665ABD">
                  <w:pPr>
                    <w:spacing w:after="20"/>
                    <w:rPr>
                      <w:color w:val="00586F"/>
                    </w:rPr>
                  </w:pPr>
                  <w:r w:rsidRPr="000D2ED8">
                    <w:rPr>
                      <w:color w:val="00586F"/>
                      <w:sz w:val="20"/>
                    </w:rPr>
                    <w:t>Phường, xã</w:t>
                  </w:r>
                </w:p>
              </w:tc>
            </w:tr>
            <w:tr w:rsidR="002425B0" w:rsidRPr="000D2ED8" w14:paraId="4F518B6D" w14:textId="77777777" w:rsidTr="00665ABD">
              <w:trPr>
                <w:cantSplit/>
              </w:trPr>
              <w:tc>
                <w:tcPr>
                  <w:tcW w:w="1718" w:type="dxa"/>
                </w:tcPr>
                <w:p w14:paraId="351E44E7" w14:textId="77777777" w:rsidR="002425B0" w:rsidRPr="000D2ED8" w:rsidRDefault="002425B0" w:rsidP="00665ABD">
                  <w:pPr>
                    <w:spacing w:after="20"/>
                    <w:rPr>
                      <w:color w:val="00586F"/>
                    </w:rPr>
                  </w:pPr>
                  <w:r w:rsidRPr="000D2ED8">
                    <w:rPr>
                      <w:color w:val="00586F"/>
                      <w:sz w:val="20"/>
                    </w:rPr>
                    <w:t>CITY1</w:t>
                  </w:r>
                </w:p>
              </w:tc>
              <w:tc>
                <w:tcPr>
                  <w:tcW w:w="4008" w:type="dxa"/>
                </w:tcPr>
                <w:p w14:paraId="654626F6" w14:textId="77777777" w:rsidR="002425B0" w:rsidRPr="000D2ED8" w:rsidRDefault="002425B0" w:rsidP="00665ABD">
                  <w:pPr>
                    <w:spacing w:after="20"/>
                    <w:rPr>
                      <w:color w:val="00586F"/>
                    </w:rPr>
                  </w:pPr>
                  <w:r w:rsidRPr="000D2ED8">
                    <w:rPr>
                      <w:color w:val="00586F"/>
                      <w:sz w:val="20"/>
                    </w:rPr>
                    <w:t>Quận, huyện, thành phố trực thuộc tỉnh</w:t>
                  </w:r>
                </w:p>
              </w:tc>
            </w:tr>
            <w:tr w:rsidR="002425B0" w:rsidRPr="000D2ED8" w14:paraId="6B433E76" w14:textId="77777777" w:rsidTr="00665ABD">
              <w:trPr>
                <w:cantSplit/>
              </w:trPr>
              <w:tc>
                <w:tcPr>
                  <w:tcW w:w="1718" w:type="dxa"/>
                </w:tcPr>
                <w:p w14:paraId="065EA932" w14:textId="77777777" w:rsidR="002425B0" w:rsidRPr="000D2ED8" w:rsidRDefault="002425B0" w:rsidP="00665ABD">
                  <w:pPr>
                    <w:spacing w:after="20"/>
                    <w:rPr>
                      <w:color w:val="00586F"/>
                    </w:rPr>
                  </w:pPr>
                  <w:r w:rsidRPr="000D2ED8">
                    <w:rPr>
                      <w:color w:val="00586F"/>
                      <w:sz w:val="20"/>
                    </w:rPr>
                    <w:t>REGION</w:t>
                  </w:r>
                </w:p>
              </w:tc>
              <w:tc>
                <w:tcPr>
                  <w:tcW w:w="4008" w:type="dxa"/>
                </w:tcPr>
                <w:p w14:paraId="788D9969" w14:textId="77777777" w:rsidR="002425B0" w:rsidRPr="000D2ED8" w:rsidRDefault="002425B0" w:rsidP="00665ABD">
                  <w:pPr>
                    <w:spacing w:after="20"/>
                    <w:rPr>
                      <w:color w:val="00586F"/>
                    </w:rPr>
                  </w:pPr>
                  <w:r w:rsidRPr="000D2ED8">
                    <w:rPr>
                      <w:color w:val="00586F"/>
                      <w:sz w:val="20"/>
                    </w:rPr>
                    <w:t>Mã tỉnh, đọc tên tại [Table] T005U</w:t>
                  </w:r>
                </w:p>
              </w:tc>
            </w:tr>
            <w:tr w:rsidR="002425B0" w:rsidRPr="000D2ED8" w14:paraId="6D90B100" w14:textId="77777777" w:rsidTr="00665ABD">
              <w:trPr>
                <w:cantSplit/>
              </w:trPr>
              <w:tc>
                <w:tcPr>
                  <w:tcW w:w="1718" w:type="dxa"/>
                </w:tcPr>
                <w:p w14:paraId="0DC035AC" w14:textId="77777777" w:rsidR="002425B0" w:rsidRPr="000D2ED8" w:rsidRDefault="002425B0" w:rsidP="00665ABD">
                  <w:pPr>
                    <w:spacing w:after="20"/>
                    <w:rPr>
                      <w:color w:val="00586F"/>
                    </w:rPr>
                  </w:pPr>
                  <w:r w:rsidRPr="000D2ED8">
                    <w:rPr>
                      <w:color w:val="00586F"/>
                      <w:sz w:val="20"/>
                    </w:rPr>
                    <w:t>LAND1</w:t>
                  </w:r>
                </w:p>
              </w:tc>
              <w:tc>
                <w:tcPr>
                  <w:tcW w:w="4008" w:type="dxa"/>
                </w:tcPr>
                <w:p w14:paraId="21D7C441" w14:textId="77777777" w:rsidR="002425B0" w:rsidRPr="000D2ED8" w:rsidRDefault="002425B0" w:rsidP="00665ABD">
                  <w:pPr>
                    <w:spacing w:after="20"/>
                    <w:rPr>
                      <w:color w:val="00586F"/>
                    </w:rPr>
                  </w:pPr>
                  <w:r w:rsidRPr="000D2ED8">
                    <w:rPr>
                      <w:color w:val="00586F"/>
                      <w:sz w:val="20"/>
                    </w:rPr>
                    <w:t>Mã quốc gia, đọc tên tại [Table] T005T</w:t>
                  </w:r>
                </w:p>
              </w:tc>
            </w:tr>
          </w:tbl>
          <w:p w14:paraId="62E34076" w14:textId="77777777" w:rsidR="002425B0" w:rsidRPr="000D2ED8" w:rsidRDefault="002425B0" w:rsidP="00665ABD">
            <w:pPr>
              <w:rPr>
                <w:color w:val="00586F"/>
              </w:rPr>
            </w:pPr>
          </w:p>
          <w:p w14:paraId="432CEB9F" w14:textId="77777777" w:rsidR="002425B0" w:rsidRPr="000D2ED8" w:rsidRDefault="002425B0" w:rsidP="00665ABD">
            <w:pPr>
              <w:spacing w:after="0"/>
              <w:rPr>
                <w:color w:val="00586F"/>
                <w:sz w:val="4"/>
              </w:rPr>
            </w:pPr>
          </w:p>
          <w:p w14:paraId="2D581D29" w14:textId="77777777" w:rsidR="002425B0" w:rsidRPr="000D2ED8" w:rsidRDefault="002425B0" w:rsidP="00665ABD">
            <w:pPr>
              <w:spacing w:after="20"/>
              <w:rPr>
                <w:color w:val="00586F"/>
              </w:rPr>
            </w:pPr>
            <w:r w:rsidRPr="000D2ED8">
              <w:rPr>
                <w:color w:val="00586F"/>
              </w:rPr>
              <w:t>Quy tắc ghép: ghép các trường theo thứ tự trong bảng trên, ngăn cách bằng một dấu phẩy và một dấu cách; bỏ qua trường trống.</w:t>
            </w:r>
          </w:p>
          <w:p w14:paraId="2863850A" w14:textId="77777777" w:rsidR="002425B0" w:rsidRPr="000D2ED8" w:rsidRDefault="002425B0" w:rsidP="00665ABD">
            <w:pPr>
              <w:spacing w:after="20"/>
              <w:rPr>
                <w:color w:val="00586F"/>
              </w:rPr>
            </w:pPr>
            <w:r w:rsidRPr="000D2ED8">
              <w:rPr>
                <w:color w:val="00586F"/>
              </w:rPr>
              <w:t>Ràng buộc: đọc T005U và T005T theo ngôn ngữ đăng nhập của người dùng.</w:t>
            </w:r>
          </w:p>
        </w:tc>
      </w:tr>
      <w:tr w:rsidR="002425B0" w:rsidRPr="000D2ED8" w14:paraId="0195040C" w14:textId="77777777" w:rsidTr="00D91F3D">
        <w:trPr>
          <w:cantSplit/>
          <w:trHeight w:val="454"/>
          <w:jc w:val="center"/>
        </w:trPr>
        <w:tc>
          <w:tcPr>
            <w:tcW w:w="918" w:type="dxa"/>
            <w:vAlign w:val="center"/>
          </w:tcPr>
          <w:p w14:paraId="768D076B" w14:textId="77777777" w:rsidR="002425B0" w:rsidRPr="000D2ED8" w:rsidRDefault="002425B0" w:rsidP="00665ABD">
            <w:pPr>
              <w:spacing w:after="20"/>
              <w:jc w:val="center"/>
              <w:rPr>
                <w:color w:val="00586F"/>
              </w:rPr>
            </w:pPr>
            <w:r w:rsidRPr="000D2ED8">
              <w:rPr>
                <w:color w:val="00586F"/>
              </w:rPr>
              <w:t>10</w:t>
            </w:r>
          </w:p>
        </w:tc>
        <w:tc>
          <w:tcPr>
            <w:tcW w:w="1586" w:type="dxa"/>
            <w:vAlign w:val="center"/>
          </w:tcPr>
          <w:p w14:paraId="1B627AFA" w14:textId="77777777" w:rsidR="002425B0" w:rsidRPr="000D2ED8" w:rsidRDefault="002425B0" w:rsidP="00665ABD">
            <w:pPr>
              <w:spacing w:after="20"/>
              <w:rPr>
                <w:color w:val="00586F"/>
              </w:rPr>
            </w:pPr>
            <w:r w:rsidRPr="000D2ED8">
              <w:rPr>
                <w:color w:val="00586F"/>
              </w:rPr>
              <w:t>STT</w:t>
            </w:r>
          </w:p>
        </w:tc>
        <w:tc>
          <w:tcPr>
            <w:tcW w:w="1402" w:type="dxa"/>
            <w:vAlign w:val="center"/>
          </w:tcPr>
          <w:p w14:paraId="2C1479E6" w14:textId="77777777" w:rsidR="002425B0" w:rsidRPr="000D2ED8" w:rsidRDefault="002425B0" w:rsidP="00665ABD">
            <w:pPr>
              <w:spacing w:after="20"/>
              <w:rPr>
                <w:color w:val="00586F"/>
              </w:rPr>
            </w:pPr>
            <w:r w:rsidRPr="000D2ED8">
              <w:rPr>
                <w:color w:val="00586F"/>
              </w:rPr>
              <w:t>Giữa / NUMC, 3</w:t>
            </w:r>
          </w:p>
        </w:tc>
        <w:tc>
          <w:tcPr>
            <w:tcW w:w="5528" w:type="dxa"/>
            <w:vAlign w:val="center"/>
          </w:tcPr>
          <w:p w14:paraId="2895456C" w14:textId="77777777" w:rsidR="002425B0" w:rsidRPr="000D2ED8" w:rsidRDefault="002425B0" w:rsidP="00665ABD">
            <w:pPr>
              <w:spacing w:after="20"/>
              <w:rPr>
                <w:color w:val="00586F"/>
              </w:rPr>
            </w:pPr>
            <w:r w:rsidRPr="000D2ED8">
              <w:rPr>
                <w:color w:val="00586F"/>
              </w:rPr>
              <w:t>Chương trình tự đánh: số thứ tự dòng hàng hoá trên biểu mẫu, bắt đầu từ 1 và bước nhảy 1 đơn vị.</w:t>
            </w:r>
          </w:p>
        </w:tc>
      </w:tr>
      <w:tr w:rsidR="002425B0" w:rsidRPr="000D2ED8" w14:paraId="3413FEB1" w14:textId="77777777" w:rsidTr="00D91F3D">
        <w:trPr>
          <w:cantSplit/>
          <w:trHeight w:val="454"/>
          <w:jc w:val="center"/>
        </w:trPr>
        <w:tc>
          <w:tcPr>
            <w:tcW w:w="918" w:type="dxa"/>
            <w:vAlign w:val="center"/>
          </w:tcPr>
          <w:p w14:paraId="4CC90298" w14:textId="77777777" w:rsidR="002425B0" w:rsidRPr="000D2ED8" w:rsidRDefault="002425B0" w:rsidP="00665ABD">
            <w:pPr>
              <w:spacing w:after="20"/>
              <w:jc w:val="center"/>
              <w:rPr>
                <w:color w:val="00586F"/>
              </w:rPr>
            </w:pPr>
            <w:r w:rsidRPr="000D2ED8">
              <w:rPr>
                <w:color w:val="00586F"/>
              </w:rPr>
              <w:lastRenderedPageBreak/>
              <w:t>11</w:t>
            </w:r>
          </w:p>
        </w:tc>
        <w:tc>
          <w:tcPr>
            <w:tcW w:w="1586" w:type="dxa"/>
            <w:vAlign w:val="center"/>
          </w:tcPr>
          <w:p w14:paraId="567570F0" w14:textId="77777777" w:rsidR="002425B0" w:rsidRPr="000D2ED8" w:rsidRDefault="002425B0" w:rsidP="00665ABD">
            <w:pPr>
              <w:spacing w:after="20"/>
              <w:rPr>
                <w:color w:val="00586F"/>
              </w:rPr>
            </w:pPr>
            <w:r w:rsidRPr="000D2ED8">
              <w:rPr>
                <w:color w:val="00586F"/>
              </w:rPr>
              <w:t>Tên hàng hóa</w:t>
            </w:r>
          </w:p>
        </w:tc>
        <w:tc>
          <w:tcPr>
            <w:tcW w:w="1402" w:type="dxa"/>
            <w:vAlign w:val="center"/>
          </w:tcPr>
          <w:p w14:paraId="727A85D2" w14:textId="77777777" w:rsidR="002425B0" w:rsidRPr="000D2ED8" w:rsidRDefault="002425B0" w:rsidP="00665ABD">
            <w:pPr>
              <w:spacing w:after="20"/>
              <w:rPr>
                <w:color w:val="00586F"/>
              </w:rPr>
            </w:pPr>
            <w:r w:rsidRPr="000D2ED8">
              <w:rPr>
                <w:color w:val="00586F"/>
              </w:rPr>
              <w:t>Trái / CHAR, 40</w:t>
            </w:r>
          </w:p>
        </w:tc>
        <w:tc>
          <w:tcPr>
            <w:tcW w:w="5528" w:type="dxa"/>
            <w:vAlign w:val="center"/>
          </w:tcPr>
          <w:p w14:paraId="616CB2F0" w14:textId="77777777" w:rsidR="002425B0" w:rsidRPr="000D2ED8" w:rsidRDefault="002425B0" w:rsidP="00665ABD">
            <w:pPr>
              <w:spacing w:after="20"/>
              <w:rPr>
                <w:color w:val="00586F"/>
              </w:rPr>
            </w:pPr>
            <w:r w:rsidRPr="000D2ED8">
              <w:rPr>
                <w:color w:val="00586F"/>
              </w:rPr>
              <w:t>[Tcode] VF03:</w:t>
            </w:r>
          </w:p>
          <w:p w14:paraId="22197F86" w14:textId="77777777" w:rsidR="002425B0" w:rsidRPr="000D2ED8" w:rsidRDefault="002425B0" w:rsidP="00665ABD">
            <w:pPr>
              <w:spacing w:after="20"/>
              <w:rPr>
                <w:color w:val="00586F"/>
              </w:rPr>
            </w:pPr>
            <w:r w:rsidRPr="000D2ED8">
              <w:rPr>
                <w:color w:val="00586F"/>
              </w:rPr>
              <w:t>Truyền tham số (1) Số hoá đơn vào [Field] Billing document, nhấn Enter → [Tab] Item overview.</w:t>
            </w:r>
          </w:p>
          <w:p w14:paraId="473E0575" w14:textId="77777777" w:rsidR="002425B0" w:rsidRPr="000D2ED8" w:rsidRDefault="002425B0" w:rsidP="00665ABD">
            <w:pPr>
              <w:spacing w:after="20"/>
              <w:rPr>
                <w:color w:val="00586F"/>
              </w:rPr>
            </w:pPr>
            <w:r w:rsidRPr="000D2ED8">
              <w:rPr>
                <w:color w:val="00586F"/>
              </w:rPr>
              <w:t>Lấy [Field] Material tại mỗi dòng hàng.</w:t>
            </w:r>
          </w:p>
          <w:p w14:paraId="316421D0" w14:textId="77777777" w:rsidR="002425B0" w:rsidRPr="000D2ED8" w:rsidRDefault="002425B0" w:rsidP="00665ABD">
            <w:pPr>
              <w:spacing w:after="20"/>
              <w:rPr>
                <w:color w:val="00586F"/>
              </w:rPr>
            </w:pPr>
            <w:r w:rsidRPr="000D2ED8">
              <w:rPr>
                <w:color w:val="00586F"/>
              </w:rPr>
              <w:t>[Screen Field] Material: VBRP-MATNR</w:t>
            </w:r>
          </w:p>
          <w:p w14:paraId="6971E6E7" w14:textId="77777777" w:rsidR="002425B0" w:rsidRPr="000D2ED8" w:rsidRDefault="002425B0" w:rsidP="00665ABD">
            <w:pPr>
              <w:spacing w:after="20"/>
              <w:rPr>
                <w:color w:val="00586F"/>
              </w:rPr>
            </w:pPr>
            <w:r w:rsidRPr="000D2ED8">
              <w:rPr>
                <w:color w:val="00586F"/>
              </w:rPr>
              <w:t>[Tcode] MM03:</w:t>
            </w:r>
          </w:p>
          <w:p w14:paraId="51B40A8D" w14:textId="77777777" w:rsidR="002425B0" w:rsidRPr="000D2ED8" w:rsidRDefault="002425B0" w:rsidP="00665ABD">
            <w:pPr>
              <w:spacing w:after="20"/>
              <w:rPr>
                <w:color w:val="00586F"/>
              </w:rPr>
            </w:pPr>
            <w:r w:rsidRPr="000D2ED8">
              <w:rPr>
                <w:color w:val="00586F"/>
              </w:rPr>
              <w:t>Truyền mã hàng lấy ở trên vào [Field] Material → [View] Basic Data 1 → lấy [Field] Material Description.</w:t>
            </w:r>
          </w:p>
          <w:p w14:paraId="0305ACE0" w14:textId="77777777" w:rsidR="002425B0" w:rsidRPr="000D2ED8" w:rsidRDefault="002425B0" w:rsidP="00665ABD">
            <w:pPr>
              <w:spacing w:after="20"/>
              <w:rPr>
                <w:color w:val="00586F"/>
              </w:rPr>
            </w:pPr>
            <w:r w:rsidRPr="000D2ED8">
              <w:rPr>
                <w:color w:val="00586F"/>
              </w:rPr>
              <w:t>[Screen Field] Material Description: MAKT-MAKTX</w:t>
            </w:r>
          </w:p>
          <w:p w14:paraId="0BC5C533" w14:textId="77777777" w:rsidR="002425B0" w:rsidRPr="000D2ED8" w:rsidRDefault="002425B0" w:rsidP="00665ABD">
            <w:pPr>
              <w:spacing w:after="20"/>
              <w:rPr>
                <w:color w:val="00586F"/>
              </w:rPr>
            </w:pPr>
            <w:r w:rsidRPr="000D2ED8">
              <w:rPr>
                <w:color w:val="00586F"/>
              </w:rPr>
              <w:t>Ràng buộc: đọc MAKT theo ngôn ngữ đăng nhập của người dùng.</w:t>
            </w:r>
          </w:p>
          <w:p w14:paraId="3D2AF55E" w14:textId="4DA10754" w:rsidR="002425B0" w:rsidRPr="000D2ED8" w:rsidRDefault="002425B0" w:rsidP="00665ABD">
            <w:pPr>
              <w:spacing w:after="20"/>
              <w:rPr>
                <w:color w:val="00586F"/>
              </w:rPr>
            </w:pPr>
            <w:r w:rsidRPr="000D2ED8">
              <w:rPr>
                <w:color w:val="00586F"/>
              </w:rPr>
              <w:t xml:space="preserve">Ràng buộc: </w:t>
            </w:r>
            <w:r w:rsidR="001C1164">
              <w:rPr>
                <w:color w:val="00586F"/>
              </w:rPr>
              <w:t>chỉ lấy lên các dòng th</w:t>
            </w:r>
            <w:r w:rsidR="005B53BC">
              <w:rPr>
                <w:color w:val="00586F"/>
              </w:rPr>
              <w:t>uộc</w:t>
            </w:r>
            <w:r w:rsidR="001C1164">
              <w:rPr>
                <w:color w:val="00586F"/>
              </w:rPr>
              <w:t xml:space="preserve"> Item Category sau: </w:t>
            </w:r>
            <w:r w:rsidR="001C1164" w:rsidRPr="001C1164">
              <w:rPr>
                <w:color w:val="00586F"/>
              </w:rPr>
              <w:t>ZT1A; ZT1P; ZT2A; ZT2P; ZT3A; ZT3P; ZT4A; ZT4P; ZT5A; ZT6A; ZT6P; ZT7A; ZT7P; ZT8A; ZT8P; ZTAA; ZTAP; ZD1A; ZD1P; ZD2A; ZD2P; ZR1A; ZR5A; ZR6A; ZR7A; ZR8A; ZRAA; ZXNA; ZXXA; ZKBA; ZKEA; ZKRA; ZKAA; ZV1A; ZV2A; ZN1A</w:t>
            </w:r>
          </w:p>
        </w:tc>
      </w:tr>
      <w:tr w:rsidR="002425B0" w:rsidRPr="000D2ED8" w14:paraId="740FF6C9" w14:textId="77777777" w:rsidTr="00D91F3D">
        <w:trPr>
          <w:cantSplit/>
          <w:trHeight w:val="454"/>
          <w:jc w:val="center"/>
        </w:trPr>
        <w:tc>
          <w:tcPr>
            <w:tcW w:w="918" w:type="dxa"/>
            <w:vAlign w:val="center"/>
          </w:tcPr>
          <w:p w14:paraId="7E1E97E6" w14:textId="77777777" w:rsidR="002425B0" w:rsidRPr="000D2ED8" w:rsidRDefault="002425B0" w:rsidP="00665ABD">
            <w:pPr>
              <w:spacing w:after="20"/>
              <w:jc w:val="center"/>
              <w:rPr>
                <w:color w:val="00586F"/>
              </w:rPr>
            </w:pPr>
            <w:r w:rsidRPr="000D2ED8">
              <w:rPr>
                <w:color w:val="00586F"/>
              </w:rPr>
              <w:t>12</w:t>
            </w:r>
          </w:p>
        </w:tc>
        <w:tc>
          <w:tcPr>
            <w:tcW w:w="1586" w:type="dxa"/>
            <w:vAlign w:val="center"/>
          </w:tcPr>
          <w:p w14:paraId="76B65D52" w14:textId="77777777" w:rsidR="002425B0" w:rsidRPr="000D2ED8" w:rsidRDefault="002425B0" w:rsidP="00665ABD">
            <w:pPr>
              <w:spacing w:after="20"/>
              <w:rPr>
                <w:color w:val="00586F"/>
              </w:rPr>
            </w:pPr>
            <w:r w:rsidRPr="000D2ED8">
              <w:rPr>
                <w:color w:val="00586F"/>
              </w:rPr>
              <w:t>ĐVT</w:t>
            </w:r>
          </w:p>
        </w:tc>
        <w:tc>
          <w:tcPr>
            <w:tcW w:w="1402" w:type="dxa"/>
            <w:vAlign w:val="center"/>
          </w:tcPr>
          <w:p w14:paraId="4D26FBEA" w14:textId="77777777" w:rsidR="002425B0" w:rsidRPr="000D2ED8" w:rsidRDefault="002425B0" w:rsidP="00665ABD">
            <w:pPr>
              <w:spacing w:after="20"/>
              <w:rPr>
                <w:color w:val="00586F"/>
              </w:rPr>
            </w:pPr>
            <w:r w:rsidRPr="000D2ED8">
              <w:rPr>
                <w:color w:val="00586F"/>
              </w:rPr>
              <w:t>Giữa / UNIT, 3</w:t>
            </w:r>
          </w:p>
        </w:tc>
        <w:tc>
          <w:tcPr>
            <w:tcW w:w="5528" w:type="dxa"/>
            <w:vAlign w:val="center"/>
          </w:tcPr>
          <w:p w14:paraId="6B9B13DA" w14:textId="77777777" w:rsidR="002425B0" w:rsidRPr="000D2ED8" w:rsidRDefault="002425B0" w:rsidP="00665ABD">
            <w:pPr>
              <w:spacing w:after="20"/>
              <w:rPr>
                <w:color w:val="00586F"/>
              </w:rPr>
            </w:pPr>
            <w:r w:rsidRPr="000D2ED8">
              <w:rPr>
                <w:color w:val="00586F"/>
              </w:rPr>
              <w:t>[Tcode] MM03:</w:t>
            </w:r>
          </w:p>
          <w:p w14:paraId="375575DA" w14:textId="77777777" w:rsidR="002425B0" w:rsidRPr="000D2ED8" w:rsidRDefault="002425B0" w:rsidP="00665ABD">
            <w:pPr>
              <w:spacing w:after="20"/>
              <w:rPr>
                <w:color w:val="00586F"/>
              </w:rPr>
            </w:pPr>
            <w:r w:rsidRPr="000D2ED8">
              <w:rPr>
                <w:color w:val="00586F"/>
              </w:rPr>
              <w:t>Truyền mã hàng của chỉ tiêu (11) vào [Field] Material → [Button] Additional Data → [Tab] Units of measure.</w:t>
            </w:r>
          </w:p>
          <w:p w14:paraId="6496F626" w14:textId="77777777" w:rsidR="002425B0" w:rsidRPr="000D2ED8" w:rsidRDefault="002425B0" w:rsidP="00665ABD">
            <w:pPr>
              <w:spacing w:after="20"/>
              <w:rPr>
                <w:color w:val="00586F"/>
              </w:rPr>
            </w:pPr>
            <w:r w:rsidRPr="000D2ED8">
              <w:rPr>
                <w:color w:val="00586F"/>
              </w:rPr>
              <w:t>Lấy [Field] Base Unit of Measure.</w:t>
            </w:r>
          </w:p>
          <w:p w14:paraId="0E6DF45D" w14:textId="77777777" w:rsidR="002425B0" w:rsidRPr="000D2ED8" w:rsidRDefault="002425B0" w:rsidP="00665ABD">
            <w:pPr>
              <w:spacing w:after="20"/>
              <w:rPr>
                <w:color w:val="00586F"/>
              </w:rPr>
            </w:pPr>
            <w:r w:rsidRPr="000D2ED8">
              <w:rPr>
                <w:color w:val="00586F"/>
              </w:rPr>
              <w:t>[Screen Field] Base Unit of Measure: MARA-MEINS</w:t>
            </w:r>
          </w:p>
          <w:p w14:paraId="2B443E1F" w14:textId="77777777" w:rsidR="002425B0" w:rsidRPr="000D2ED8" w:rsidRDefault="002425B0" w:rsidP="00665ABD">
            <w:pPr>
              <w:spacing w:after="20"/>
              <w:rPr>
                <w:color w:val="00586F"/>
              </w:rPr>
            </w:pPr>
            <w:r w:rsidRPr="000D2ED8">
              <w:rPr>
                <w:color w:val="00586F"/>
              </w:rPr>
              <w:t>Ràng buộc: in đơn vị tính cơ sở của mã hàng, không in đơn vị bán của dòng hoá đơn.</w:t>
            </w:r>
          </w:p>
        </w:tc>
      </w:tr>
      <w:tr w:rsidR="002425B0" w:rsidRPr="000D2ED8" w14:paraId="5FEA02DB" w14:textId="77777777" w:rsidTr="00D91F3D">
        <w:trPr>
          <w:cantSplit/>
          <w:trHeight w:val="454"/>
          <w:jc w:val="center"/>
        </w:trPr>
        <w:tc>
          <w:tcPr>
            <w:tcW w:w="918" w:type="dxa"/>
            <w:vAlign w:val="center"/>
          </w:tcPr>
          <w:p w14:paraId="237B80D2" w14:textId="77777777" w:rsidR="002425B0" w:rsidRPr="000D2ED8" w:rsidRDefault="002425B0" w:rsidP="00665ABD">
            <w:pPr>
              <w:spacing w:after="20"/>
              <w:jc w:val="center"/>
              <w:rPr>
                <w:color w:val="00586F"/>
              </w:rPr>
            </w:pPr>
            <w:r w:rsidRPr="000D2ED8">
              <w:rPr>
                <w:color w:val="00586F"/>
              </w:rPr>
              <w:lastRenderedPageBreak/>
              <w:t>13</w:t>
            </w:r>
          </w:p>
        </w:tc>
        <w:tc>
          <w:tcPr>
            <w:tcW w:w="1586" w:type="dxa"/>
            <w:vAlign w:val="center"/>
          </w:tcPr>
          <w:p w14:paraId="5409BF3F" w14:textId="77777777" w:rsidR="002425B0" w:rsidRPr="000D2ED8" w:rsidRDefault="002425B0" w:rsidP="00665ABD">
            <w:pPr>
              <w:spacing w:after="20"/>
              <w:rPr>
                <w:color w:val="00586F"/>
              </w:rPr>
            </w:pPr>
            <w:r w:rsidRPr="000D2ED8">
              <w:rPr>
                <w:color w:val="00586F"/>
              </w:rPr>
              <w:t>Số lượng</w:t>
            </w:r>
          </w:p>
        </w:tc>
        <w:tc>
          <w:tcPr>
            <w:tcW w:w="1402" w:type="dxa"/>
            <w:vAlign w:val="center"/>
          </w:tcPr>
          <w:p w14:paraId="14FAAE41" w14:textId="77777777" w:rsidR="002425B0" w:rsidRPr="000D2ED8" w:rsidRDefault="002425B0" w:rsidP="00665ABD">
            <w:pPr>
              <w:spacing w:after="20"/>
              <w:rPr>
                <w:color w:val="00586F"/>
              </w:rPr>
            </w:pPr>
            <w:r w:rsidRPr="000D2ED8">
              <w:rPr>
                <w:color w:val="00586F"/>
              </w:rPr>
              <w:t>Phải / QUAN, (13, 3)</w:t>
            </w:r>
          </w:p>
        </w:tc>
        <w:tc>
          <w:tcPr>
            <w:tcW w:w="5528" w:type="dxa"/>
            <w:vAlign w:val="center"/>
          </w:tcPr>
          <w:p w14:paraId="6FFBA956" w14:textId="77777777" w:rsidR="002425B0" w:rsidRPr="000D2ED8" w:rsidRDefault="002425B0" w:rsidP="00665ABD">
            <w:pPr>
              <w:spacing w:after="20"/>
              <w:rPr>
                <w:color w:val="00586F"/>
              </w:rPr>
            </w:pPr>
            <w:r w:rsidRPr="000D2ED8">
              <w:rPr>
                <w:color w:val="00586F"/>
              </w:rPr>
              <w:t>Số lượng đã lập hoá đơn của dòng hàng, quy đổi về đơn vị tính cơ sở của chỉ tiêu (12).</w:t>
            </w:r>
          </w:p>
          <w:p w14:paraId="249C2B26" w14:textId="77777777" w:rsidR="002425B0" w:rsidRPr="000D2ED8" w:rsidRDefault="002425B0" w:rsidP="00665ABD">
            <w:pPr>
              <w:spacing w:after="20"/>
              <w:rPr>
                <w:color w:val="00586F"/>
              </w:rPr>
            </w:pPr>
            <w:r w:rsidRPr="000D2ED8">
              <w:rPr>
                <w:b/>
                <w:color w:val="00586F"/>
              </w:rPr>
              <w:t>Nguồn dữ liệu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031"/>
              <w:gridCol w:w="1260"/>
              <w:gridCol w:w="3436"/>
            </w:tblGrid>
            <w:tr w:rsidR="002425B0" w:rsidRPr="000D2ED8" w14:paraId="3CA8607E" w14:textId="77777777" w:rsidTr="00665ABD">
              <w:trPr>
                <w:cantSplit/>
                <w:tblHeader/>
              </w:trPr>
              <w:tc>
                <w:tcPr>
                  <w:tcW w:w="1031" w:type="dxa"/>
                  <w:shd w:val="clear" w:color="auto" w:fill="00586F"/>
                </w:tcPr>
                <w:p w14:paraId="163021A8" w14:textId="77777777" w:rsidR="002425B0" w:rsidRPr="00520CAC" w:rsidRDefault="002425B0" w:rsidP="00665ABD">
                  <w:pPr>
                    <w:spacing w:after="20"/>
                    <w:jc w:val="center"/>
                    <w:rPr>
                      <w:color w:val="FFFFFF" w:themeColor="background1"/>
                    </w:rPr>
                  </w:pPr>
                  <w:r w:rsidRPr="00520CAC">
                    <w:rPr>
                      <w:b/>
                      <w:color w:val="FFFFFF" w:themeColor="background1"/>
                      <w:sz w:val="20"/>
                    </w:rPr>
                    <w:t>Bảng</w:t>
                  </w:r>
                </w:p>
              </w:tc>
              <w:tc>
                <w:tcPr>
                  <w:tcW w:w="1260" w:type="dxa"/>
                  <w:shd w:val="clear" w:color="auto" w:fill="00586F"/>
                </w:tcPr>
                <w:p w14:paraId="4F87DD22" w14:textId="77777777" w:rsidR="002425B0" w:rsidRPr="00520CAC" w:rsidRDefault="002425B0" w:rsidP="00665ABD">
                  <w:pPr>
                    <w:spacing w:after="20"/>
                    <w:jc w:val="center"/>
                    <w:rPr>
                      <w:color w:val="FFFFFF" w:themeColor="background1"/>
                    </w:rPr>
                  </w:pPr>
                  <w:r w:rsidRPr="00520CAC">
                    <w:rPr>
                      <w:b/>
                      <w:color w:val="FFFFFF" w:themeColor="background1"/>
                      <w:sz w:val="20"/>
                    </w:rPr>
                    <w:t>Trường</w:t>
                  </w:r>
                </w:p>
              </w:tc>
              <w:tc>
                <w:tcPr>
                  <w:tcW w:w="3436" w:type="dxa"/>
                  <w:shd w:val="clear" w:color="auto" w:fill="00586F"/>
                </w:tcPr>
                <w:p w14:paraId="2A3B368C" w14:textId="77777777" w:rsidR="002425B0" w:rsidRPr="00520CAC" w:rsidRDefault="002425B0" w:rsidP="00665ABD">
                  <w:pPr>
                    <w:spacing w:after="20"/>
                    <w:jc w:val="center"/>
                    <w:rPr>
                      <w:color w:val="FFFFFF" w:themeColor="background1"/>
                    </w:rPr>
                  </w:pPr>
                  <w:r w:rsidRPr="00520CAC">
                    <w:rPr>
                      <w:b/>
                      <w:color w:val="FFFFFF" w:themeColor="background1"/>
                      <w:sz w:val="20"/>
                    </w:rPr>
                    <w:t>Nội dung</w:t>
                  </w:r>
                </w:p>
              </w:tc>
            </w:tr>
            <w:tr w:rsidR="002425B0" w:rsidRPr="000D2ED8" w14:paraId="1933892C" w14:textId="77777777" w:rsidTr="00665ABD">
              <w:trPr>
                <w:cantSplit/>
              </w:trPr>
              <w:tc>
                <w:tcPr>
                  <w:tcW w:w="1031" w:type="dxa"/>
                </w:tcPr>
                <w:p w14:paraId="228A8E21" w14:textId="77777777" w:rsidR="002425B0" w:rsidRPr="000D2ED8" w:rsidRDefault="002425B0" w:rsidP="00665ABD">
                  <w:pPr>
                    <w:spacing w:after="20"/>
                    <w:rPr>
                      <w:color w:val="00586F"/>
                    </w:rPr>
                  </w:pPr>
                  <w:r w:rsidRPr="000D2ED8">
                    <w:rPr>
                      <w:color w:val="00586F"/>
                      <w:sz w:val="20"/>
                    </w:rPr>
                    <w:t>VBRP</w:t>
                  </w:r>
                </w:p>
              </w:tc>
              <w:tc>
                <w:tcPr>
                  <w:tcW w:w="1260" w:type="dxa"/>
                </w:tcPr>
                <w:p w14:paraId="387B3EFD" w14:textId="77777777" w:rsidR="002425B0" w:rsidRPr="000D2ED8" w:rsidRDefault="002425B0" w:rsidP="00665ABD">
                  <w:pPr>
                    <w:spacing w:after="20"/>
                    <w:rPr>
                      <w:color w:val="00586F"/>
                    </w:rPr>
                  </w:pPr>
                  <w:r w:rsidRPr="000D2ED8">
                    <w:rPr>
                      <w:color w:val="00586F"/>
                      <w:sz w:val="20"/>
                    </w:rPr>
                    <w:t>FKIMG</w:t>
                  </w:r>
                </w:p>
              </w:tc>
              <w:tc>
                <w:tcPr>
                  <w:tcW w:w="3436" w:type="dxa"/>
                </w:tcPr>
                <w:p w14:paraId="6B2C2FD2" w14:textId="77777777" w:rsidR="002425B0" w:rsidRPr="000D2ED8" w:rsidRDefault="002425B0" w:rsidP="00665ABD">
                  <w:pPr>
                    <w:spacing w:after="20"/>
                    <w:rPr>
                      <w:color w:val="00586F"/>
                    </w:rPr>
                  </w:pPr>
                  <w:r w:rsidRPr="000D2ED8">
                    <w:rPr>
                      <w:color w:val="00586F"/>
                      <w:sz w:val="20"/>
                    </w:rPr>
                    <w:t>Số lượng đã lập hoá đơn của dòng hàng</w:t>
                  </w:r>
                </w:p>
              </w:tc>
            </w:tr>
            <w:tr w:rsidR="002425B0" w:rsidRPr="000D2ED8" w14:paraId="21CECE21" w14:textId="77777777" w:rsidTr="00665ABD">
              <w:trPr>
                <w:cantSplit/>
              </w:trPr>
              <w:tc>
                <w:tcPr>
                  <w:tcW w:w="1031" w:type="dxa"/>
                </w:tcPr>
                <w:p w14:paraId="69221674" w14:textId="77777777" w:rsidR="002425B0" w:rsidRPr="000D2ED8" w:rsidRDefault="002425B0" w:rsidP="00665ABD">
                  <w:pPr>
                    <w:spacing w:after="20"/>
                    <w:rPr>
                      <w:color w:val="00586F"/>
                    </w:rPr>
                  </w:pPr>
                  <w:r w:rsidRPr="000D2ED8">
                    <w:rPr>
                      <w:color w:val="00586F"/>
                      <w:sz w:val="20"/>
                    </w:rPr>
                    <w:t>VBRP</w:t>
                  </w:r>
                </w:p>
              </w:tc>
              <w:tc>
                <w:tcPr>
                  <w:tcW w:w="1260" w:type="dxa"/>
                </w:tcPr>
                <w:p w14:paraId="5BC44631" w14:textId="77777777" w:rsidR="002425B0" w:rsidRPr="000D2ED8" w:rsidRDefault="002425B0" w:rsidP="00665ABD">
                  <w:pPr>
                    <w:spacing w:after="20"/>
                    <w:rPr>
                      <w:color w:val="00586F"/>
                    </w:rPr>
                  </w:pPr>
                  <w:r w:rsidRPr="000D2ED8">
                    <w:rPr>
                      <w:color w:val="00586F"/>
                      <w:sz w:val="20"/>
                    </w:rPr>
                    <w:t>VRKME</w:t>
                  </w:r>
                </w:p>
              </w:tc>
              <w:tc>
                <w:tcPr>
                  <w:tcW w:w="3436" w:type="dxa"/>
                </w:tcPr>
                <w:p w14:paraId="13C5AEC7" w14:textId="77777777" w:rsidR="002425B0" w:rsidRPr="000D2ED8" w:rsidRDefault="002425B0" w:rsidP="00665ABD">
                  <w:pPr>
                    <w:spacing w:after="20"/>
                    <w:rPr>
                      <w:color w:val="00586F"/>
                    </w:rPr>
                  </w:pPr>
                  <w:r w:rsidRPr="000D2ED8">
                    <w:rPr>
                      <w:color w:val="00586F"/>
                      <w:sz w:val="20"/>
                    </w:rPr>
                    <w:t>Đơn vị bán của dòng hàng</w:t>
                  </w:r>
                </w:p>
              </w:tc>
            </w:tr>
            <w:tr w:rsidR="002425B0" w:rsidRPr="000D2ED8" w14:paraId="12B5FB03" w14:textId="77777777" w:rsidTr="00665ABD">
              <w:trPr>
                <w:cantSplit/>
              </w:trPr>
              <w:tc>
                <w:tcPr>
                  <w:tcW w:w="1031" w:type="dxa"/>
                </w:tcPr>
                <w:p w14:paraId="15C6868E" w14:textId="77777777" w:rsidR="002425B0" w:rsidRPr="000D2ED8" w:rsidRDefault="002425B0" w:rsidP="00665ABD">
                  <w:pPr>
                    <w:spacing w:after="20"/>
                    <w:rPr>
                      <w:color w:val="00586F"/>
                    </w:rPr>
                  </w:pPr>
                  <w:r w:rsidRPr="000D2ED8">
                    <w:rPr>
                      <w:color w:val="00586F"/>
                      <w:sz w:val="20"/>
                    </w:rPr>
                    <w:t>MARM</w:t>
                  </w:r>
                </w:p>
              </w:tc>
              <w:tc>
                <w:tcPr>
                  <w:tcW w:w="1260" w:type="dxa"/>
                </w:tcPr>
                <w:p w14:paraId="7C24C2C2" w14:textId="77777777" w:rsidR="002425B0" w:rsidRPr="000D2ED8" w:rsidRDefault="002425B0" w:rsidP="00665ABD">
                  <w:pPr>
                    <w:spacing w:after="20"/>
                    <w:rPr>
                      <w:color w:val="00586F"/>
                    </w:rPr>
                  </w:pPr>
                  <w:r w:rsidRPr="000D2ED8">
                    <w:rPr>
                      <w:color w:val="00586F"/>
                      <w:sz w:val="20"/>
                    </w:rPr>
                    <w:t>MEINH</w:t>
                  </w:r>
                </w:p>
              </w:tc>
              <w:tc>
                <w:tcPr>
                  <w:tcW w:w="3436" w:type="dxa"/>
                </w:tcPr>
                <w:p w14:paraId="29509021" w14:textId="77777777" w:rsidR="002425B0" w:rsidRPr="000D2ED8" w:rsidRDefault="002425B0" w:rsidP="00665ABD">
                  <w:pPr>
                    <w:spacing w:after="20"/>
                    <w:rPr>
                      <w:color w:val="00586F"/>
                    </w:rPr>
                  </w:pPr>
                  <w:r w:rsidRPr="000D2ED8">
                    <w:rPr>
                      <w:color w:val="00586F"/>
                      <w:sz w:val="20"/>
                    </w:rPr>
                    <w:t>Đơn vị quy đổi của mã hàng</w:t>
                  </w:r>
                </w:p>
              </w:tc>
            </w:tr>
            <w:tr w:rsidR="002425B0" w:rsidRPr="000D2ED8" w14:paraId="1982D729" w14:textId="77777777" w:rsidTr="00665ABD">
              <w:trPr>
                <w:cantSplit/>
              </w:trPr>
              <w:tc>
                <w:tcPr>
                  <w:tcW w:w="1031" w:type="dxa"/>
                </w:tcPr>
                <w:p w14:paraId="6A6B5E54" w14:textId="77777777" w:rsidR="002425B0" w:rsidRPr="000D2ED8" w:rsidRDefault="002425B0" w:rsidP="00665ABD">
                  <w:pPr>
                    <w:spacing w:after="20"/>
                    <w:rPr>
                      <w:color w:val="00586F"/>
                    </w:rPr>
                  </w:pPr>
                  <w:r w:rsidRPr="000D2ED8">
                    <w:rPr>
                      <w:color w:val="00586F"/>
                      <w:sz w:val="20"/>
                    </w:rPr>
                    <w:t>MARM</w:t>
                  </w:r>
                </w:p>
              </w:tc>
              <w:tc>
                <w:tcPr>
                  <w:tcW w:w="1260" w:type="dxa"/>
                </w:tcPr>
                <w:p w14:paraId="340EBE38" w14:textId="77777777" w:rsidR="002425B0" w:rsidRPr="000D2ED8" w:rsidRDefault="002425B0" w:rsidP="00665ABD">
                  <w:pPr>
                    <w:spacing w:after="20"/>
                    <w:rPr>
                      <w:color w:val="00586F"/>
                    </w:rPr>
                  </w:pPr>
                  <w:r w:rsidRPr="000D2ED8">
                    <w:rPr>
                      <w:color w:val="00586F"/>
                      <w:sz w:val="20"/>
                    </w:rPr>
                    <w:t>UMREN</w:t>
                  </w:r>
                </w:p>
              </w:tc>
              <w:tc>
                <w:tcPr>
                  <w:tcW w:w="3436" w:type="dxa"/>
                </w:tcPr>
                <w:p w14:paraId="34A42DEE" w14:textId="77777777" w:rsidR="002425B0" w:rsidRPr="000D2ED8" w:rsidRDefault="002425B0" w:rsidP="00665ABD">
                  <w:pPr>
                    <w:spacing w:after="20"/>
                    <w:rPr>
                      <w:color w:val="00586F"/>
                    </w:rPr>
                  </w:pPr>
                  <w:r w:rsidRPr="000D2ED8">
                    <w:rPr>
                      <w:color w:val="00586F"/>
                      <w:sz w:val="20"/>
                    </w:rPr>
                    <w:t>Số lượng đơn vị quy đổi, cột X trên màn hình MM03</w:t>
                  </w:r>
                </w:p>
              </w:tc>
            </w:tr>
            <w:tr w:rsidR="002425B0" w:rsidRPr="000D2ED8" w14:paraId="03CFF94F" w14:textId="77777777" w:rsidTr="00665ABD">
              <w:trPr>
                <w:cantSplit/>
              </w:trPr>
              <w:tc>
                <w:tcPr>
                  <w:tcW w:w="1031" w:type="dxa"/>
                </w:tcPr>
                <w:p w14:paraId="4B84EF40" w14:textId="77777777" w:rsidR="002425B0" w:rsidRPr="000D2ED8" w:rsidRDefault="002425B0" w:rsidP="00665ABD">
                  <w:pPr>
                    <w:spacing w:after="20"/>
                    <w:rPr>
                      <w:color w:val="00586F"/>
                    </w:rPr>
                  </w:pPr>
                  <w:r w:rsidRPr="000D2ED8">
                    <w:rPr>
                      <w:color w:val="00586F"/>
                      <w:sz w:val="20"/>
                    </w:rPr>
                    <w:t>MARM</w:t>
                  </w:r>
                </w:p>
              </w:tc>
              <w:tc>
                <w:tcPr>
                  <w:tcW w:w="1260" w:type="dxa"/>
                </w:tcPr>
                <w:p w14:paraId="45DB3C4C" w14:textId="77777777" w:rsidR="002425B0" w:rsidRPr="000D2ED8" w:rsidRDefault="002425B0" w:rsidP="00665ABD">
                  <w:pPr>
                    <w:spacing w:after="20"/>
                    <w:rPr>
                      <w:color w:val="00586F"/>
                    </w:rPr>
                  </w:pPr>
                  <w:r w:rsidRPr="000D2ED8">
                    <w:rPr>
                      <w:color w:val="00586F"/>
                      <w:sz w:val="20"/>
                    </w:rPr>
                    <w:t>UMREZ</w:t>
                  </w:r>
                </w:p>
              </w:tc>
              <w:tc>
                <w:tcPr>
                  <w:tcW w:w="3436" w:type="dxa"/>
                </w:tcPr>
                <w:p w14:paraId="06A5057B" w14:textId="77777777" w:rsidR="002425B0" w:rsidRPr="000D2ED8" w:rsidRDefault="002425B0" w:rsidP="00665ABD">
                  <w:pPr>
                    <w:spacing w:after="20"/>
                    <w:rPr>
                      <w:color w:val="00586F"/>
                    </w:rPr>
                  </w:pPr>
                  <w:r w:rsidRPr="000D2ED8">
                    <w:rPr>
                      <w:color w:val="00586F"/>
                      <w:sz w:val="20"/>
                    </w:rPr>
                    <w:t>Số lượng đơn vị tính cơ sở tương ứng, cột Y trên màn hình MM03</w:t>
                  </w:r>
                </w:p>
              </w:tc>
            </w:tr>
          </w:tbl>
          <w:p w14:paraId="5C9BF2F6" w14:textId="77777777" w:rsidR="002425B0" w:rsidRPr="000D2ED8" w:rsidRDefault="002425B0" w:rsidP="00665ABD">
            <w:pPr>
              <w:rPr>
                <w:color w:val="00586F"/>
              </w:rPr>
            </w:pPr>
          </w:p>
          <w:p w14:paraId="65C4A819" w14:textId="77777777" w:rsidR="002425B0" w:rsidRPr="000D2ED8" w:rsidRDefault="002425B0" w:rsidP="00665ABD">
            <w:pPr>
              <w:spacing w:after="0"/>
              <w:rPr>
                <w:color w:val="00586F"/>
                <w:sz w:val="4"/>
              </w:rPr>
            </w:pPr>
          </w:p>
          <w:p w14:paraId="4471B407" w14:textId="77777777" w:rsidR="002425B0" w:rsidRPr="000D2ED8" w:rsidRDefault="002425B0" w:rsidP="00665ABD">
            <w:pPr>
              <w:spacing w:after="20"/>
              <w:rPr>
                <w:color w:val="00586F"/>
              </w:rPr>
            </w:pPr>
            <w:r w:rsidRPr="000D2ED8">
              <w:rPr>
                <w:b/>
                <w:color w:val="00586F"/>
              </w:rPr>
              <w:t>Ký hiệu</w:t>
            </w:r>
          </w:p>
          <w:p w14:paraId="59144E6D" w14:textId="77777777" w:rsidR="002425B0" w:rsidRPr="000D2ED8" w:rsidRDefault="002425B0" w:rsidP="00665ABD">
            <w:pPr>
              <w:spacing w:after="20"/>
              <w:rPr>
                <w:color w:val="00586F"/>
              </w:rPr>
            </w:pPr>
            <w:r w:rsidRPr="000D2ED8">
              <w:rPr>
                <w:color w:val="00586F"/>
              </w:rPr>
              <w:t>q là số lượng đã lập hoá đơn, lấy tại VBRP-FKIMG.</w:t>
            </w:r>
          </w:p>
          <w:p w14:paraId="7B119C49" w14:textId="77777777" w:rsidR="002425B0" w:rsidRPr="000D2ED8" w:rsidRDefault="002425B0" w:rsidP="00665ABD">
            <w:pPr>
              <w:spacing w:after="20"/>
              <w:rPr>
                <w:color w:val="00586F"/>
              </w:rPr>
            </w:pPr>
            <w:r w:rsidRPr="000D2ED8">
              <w:rPr>
                <w:color w:val="00586F"/>
              </w:rPr>
              <w:t>u là đơn vị bán của dòng hàng, lấy tại VBRP-VRKME.</w:t>
            </w:r>
          </w:p>
          <w:p w14:paraId="6DA5A3EA" w14:textId="77777777" w:rsidR="002425B0" w:rsidRPr="000D2ED8" w:rsidRDefault="002425B0" w:rsidP="00665ABD">
            <w:pPr>
              <w:spacing w:after="20"/>
              <w:rPr>
                <w:color w:val="00586F"/>
              </w:rPr>
            </w:pPr>
            <w:r w:rsidRPr="000D2ED8">
              <w:rPr>
                <w:color w:val="00586F"/>
              </w:rPr>
              <w:t>x là UMREN của dòng MARM có MEINH bằng u.</w:t>
            </w:r>
          </w:p>
          <w:p w14:paraId="068E2A8B" w14:textId="77777777" w:rsidR="002425B0" w:rsidRPr="000D2ED8" w:rsidRDefault="002425B0" w:rsidP="00665ABD">
            <w:pPr>
              <w:spacing w:after="20"/>
              <w:rPr>
                <w:color w:val="00586F"/>
              </w:rPr>
            </w:pPr>
            <w:r w:rsidRPr="000D2ED8">
              <w:rPr>
                <w:color w:val="00586F"/>
              </w:rPr>
              <w:t>y là UMREZ của dòng MARM có MEINH bằng u.</w:t>
            </w:r>
          </w:p>
          <w:p w14:paraId="1702C494" w14:textId="77777777" w:rsidR="002425B0" w:rsidRPr="000D2ED8" w:rsidRDefault="002425B0" w:rsidP="00665ABD">
            <w:pPr>
              <w:spacing w:after="20"/>
              <w:rPr>
                <w:color w:val="00586F"/>
              </w:rPr>
            </w:pPr>
            <w:r w:rsidRPr="000D2ED8">
              <w:rPr>
                <w:b/>
                <w:color w:val="00586F"/>
              </w:rPr>
              <w:t>Công thức</w:t>
            </w:r>
          </w:p>
          <w:p w14:paraId="603C3070" w14:textId="77777777" w:rsidR="002425B0" w:rsidRPr="000D2ED8" w:rsidRDefault="002425B0" w:rsidP="00665ABD">
            <w:pPr>
              <w:spacing w:after="20"/>
              <w:rPr>
                <w:color w:val="00586F"/>
              </w:rPr>
            </w:pPr>
            <w:r w:rsidRPr="000D2ED8">
              <w:rPr>
                <w:color w:val="00586F"/>
              </w:rPr>
              <w:t>Số lượng theo đơn vị tính cơ sở bằng q nhân y chia x.</w:t>
            </w:r>
          </w:p>
          <w:p w14:paraId="001B2E41" w14:textId="77777777" w:rsidR="002425B0" w:rsidRPr="000D2ED8" w:rsidRDefault="002425B0" w:rsidP="00665ABD">
            <w:pPr>
              <w:spacing w:after="20"/>
              <w:rPr>
                <w:color w:val="00586F"/>
              </w:rPr>
            </w:pPr>
            <w:r w:rsidRPr="000D2ED8">
              <w:rPr>
                <w:b/>
                <w:color w:val="00586F"/>
              </w:rPr>
              <w:t>Ví dụ minh hoạ</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77"/>
              <w:gridCol w:w="3149"/>
            </w:tblGrid>
            <w:tr w:rsidR="002425B0" w:rsidRPr="000D2ED8" w14:paraId="5ABF09A5" w14:textId="77777777" w:rsidTr="00665ABD">
              <w:trPr>
                <w:cantSplit/>
                <w:tblHeader/>
              </w:trPr>
              <w:tc>
                <w:tcPr>
                  <w:tcW w:w="2577" w:type="dxa"/>
                  <w:shd w:val="clear" w:color="auto" w:fill="00586F"/>
                </w:tcPr>
                <w:p w14:paraId="2DCA26DE" w14:textId="77777777" w:rsidR="002425B0" w:rsidRPr="00520CAC" w:rsidRDefault="002425B0" w:rsidP="00665ABD">
                  <w:pPr>
                    <w:spacing w:after="20"/>
                    <w:jc w:val="center"/>
                    <w:rPr>
                      <w:color w:val="FFFFFF" w:themeColor="background1"/>
                    </w:rPr>
                  </w:pPr>
                  <w:r w:rsidRPr="00520CAC">
                    <w:rPr>
                      <w:b/>
                      <w:color w:val="FFFFFF" w:themeColor="background1"/>
                      <w:sz w:val="20"/>
                    </w:rPr>
                    <w:t>Dữ liệu</w:t>
                  </w:r>
                </w:p>
              </w:tc>
              <w:tc>
                <w:tcPr>
                  <w:tcW w:w="3149" w:type="dxa"/>
                  <w:shd w:val="clear" w:color="auto" w:fill="00586F"/>
                </w:tcPr>
                <w:p w14:paraId="3F41CF6B" w14:textId="77777777" w:rsidR="002425B0" w:rsidRPr="00520CAC" w:rsidRDefault="002425B0" w:rsidP="00665ABD">
                  <w:pPr>
                    <w:spacing w:after="20"/>
                    <w:jc w:val="center"/>
                    <w:rPr>
                      <w:color w:val="FFFFFF" w:themeColor="background1"/>
                    </w:rPr>
                  </w:pPr>
                  <w:r w:rsidRPr="00520CAC">
                    <w:rPr>
                      <w:b/>
                      <w:color w:val="FFFFFF" w:themeColor="background1"/>
                      <w:sz w:val="20"/>
                    </w:rPr>
                    <w:t>Giá trị</w:t>
                  </w:r>
                </w:p>
              </w:tc>
            </w:tr>
            <w:tr w:rsidR="002425B0" w:rsidRPr="000D2ED8" w14:paraId="3EE26783" w14:textId="77777777" w:rsidTr="00665ABD">
              <w:trPr>
                <w:cantSplit/>
              </w:trPr>
              <w:tc>
                <w:tcPr>
                  <w:tcW w:w="2577" w:type="dxa"/>
                </w:tcPr>
                <w:p w14:paraId="6DE1ED9C" w14:textId="77777777" w:rsidR="002425B0" w:rsidRPr="000D2ED8" w:rsidRDefault="002425B0" w:rsidP="00665ABD">
                  <w:pPr>
                    <w:spacing w:after="20"/>
                    <w:rPr>
                      <w:color w:val="00586F"/>
                    </w:rPr>
                  </w:pPr>
                  <w:r w:rsidRPr="000D2ED8">
                    <w:rPr>
                      <w:color w:val="00586F"/>
                      <w:sz w:val="20"/>
                    </w:rPr>
                    <w:t>Mã hàng</w:t>
                  </w:r>
                </w:p>
              </w:tc>
              <w:tc>
                <w:tcPr>
                  <w:tcW w:w="3149" w:type="dxa"/>
                </w:tcPr>
                <w:p w14:paraId="0F655E61" w14:textId="77777777" w:rsidR="002425B0" w:rsidRPr="000D2ED8" w:rsidRDefault="002425B0" w:rsidP="00665ABD">
                  <w:pPr>
                    <w:spacing w:after="20"/>
                    <w:rPr>
                      <w:color w:val="00586F"/>
                    </w:rPr>
                  </w:pPr>
                  <w:r w:rsidRPr="000D2ED8">
                    <w:rPr>
                      <w:color w:val="00586F"/>
                      <w:sz w:val="20"/>
                    </w:rPr>
                    <w:t>Biragan 500 H/16, đơn vị tính cơ sở VNS</w:t>
                  </w:r>
                </w:p>
              </w:tc>
            </w:tr>
            <w:tr w:rsidR="002425B0" w:rsidRPr="000D2ED8" w14:paraId="31A12E27" w14:textId="77777777" w:rsidTr="00665ABD">
              <w:trPr>
                <w:cantSplit/>
              </w:trPr>
              <w:tc>
                <w:tcPr>
                  <w:tcW w:w="2577" w:type="dxa"/>
                </w:tcPr>
                <w:p w14:paraId="0EA9CFE1" w14:textId="77777777" w:rsidR="002425B0" w:rsidRPr="000D2ED8" w:rsidRDefault="002425B0" w:rsidP="00665ABD">
                  <w:pPr>
                    <w:spacing w:after="20"/>
                    <w:rPr>
                      <w:color w:val="00586F"/>
                    </w:rPr>
                  </w:pPr>
                  <w:r w:rsidRPr="000D2ED8">
                    <w:rPr>
                      <w:color w:val="00586F"/>
                      <w:sz w:val="20"/>
                    </w:rPr>
                    <w:t>MARM của đơn vị HOP</w:t>
                  </w:r>
                </w:p>
              </w:tc>
              <w:tc>
                <w:tcPr>
                  <w:tcW w:w="3149" w:type="dxa"/>
                </w:tcPr>
                <w:p w14:paraId="2398A290" w14:textId="77777777" w:rsidR="002425B0" w:rsidRPr="000D2ED8" w:rsidRDefault="002425B0" w:rsidP="00665ABD">
                  <w:pPr>
                    <w:spacing w:after="20"/>
                    <w:rPr>
                      <w:color w:val="00586F"/>
                    </w:rPr>
                  </w:pPr>
                  <w:r w:rsidRPr="000D2ED8">
                    <w:rPr>
                      <w:color w:val="00586F"/>
                      <w:sz w:val="20"/>
                    </w:rPr>
                    <w:t>x bằng 1 và y bằng 16</w:t>
                  </w:r>
                </w:p>
              </w:tc>
            </w:tr>
            <w:tr w:rsidR="002425B0" w:rsidRPr="000D2ED8" w14:paraId="22666601" w14:textId="77777777" w:rsidTr="00665ABD">
              <w:trPr>
                <w:cantSplit/>
              </w:trPr>
              <w:tc>
                <w:tcPr>
                  <w:tcW w:w="2577" w:type="dxa"/>
                </w:tcPr>
                <w:p w14:paraId="0F745EB8" w14:textId="77777777" w:rsidR="002425B0" w:rsidRPr="000D2ED8" w:rsidRDefault="002425B0" w:rsidP="00665ABD">
                  <w:pPr>
                    <w:spacing w:after="20"/>
                    <w:rPr>
                      <w:color w:val="00586F"/>
                    </w:rPr>
                  </w:pPr>
                  <w:r w:rsidRPr="000D2ED8">
                    <w:rPr>
                      <w:color w:val="00586F"/>
                      <w:sz w:val="20"/>
                    </w:rPr>
                    <w:t>Số lượng trên hoá đơn</w:t>
                  </w:r>
                </w:p>
              </w:tc>
              <w:tc>
                <w:tcPr>
                  <w:tcW w:w="3149" w:type="dxa"/>
                </w:tcPr>
                <w:p w14:paraId="7E62766E" w14:textId="77777777" w:rsidR="002425B0" w:rsidRPr="000D2ED8" w:rsidRDefault="002425B0" w:rsidP="00665ABD">
                  <w:pPr>
                    <w:spacing w:after="20"/>
                    <w:rPr>
                      <w:color w:val="00586F"/>
                    </w:rPr>
                  </w:pPr>
                  <w:r w:rsidRPr="000D2ED8">
                    <w:rPr>
                      <w:color w:val="00586F"/>
                      <w:sz w:val="20"/>
                    </w:rPr>
                    <w:t>q bằng 10 HOP</w:t>
                  </w:r>
                </w:p>
              </w:tc>
            </w:tr>
            <w:tr w:rsidR="002425B0" w:rsidRPr="000D2ED8" w14:paraId="389BB859" w14:textId="77777777" w:rsidTr="00665ABD">
              <w:trPr>
                <w:cantSplit/>
              </w:trPr>
              <w:tc>
                <w:tcPr>
                  <w:tcW w:w="2577" w:type="dxa"/>
                </w:tcPr>
                <w:p w14:paraId="4D63FA92" w14:textId="77777777" w:rsidR="002425B0" w:rsidRPr="000D2ED8" w:rsidRDefault="002425B0" w:rsidP="00665ABD">
                  <w:pPr>
                    <w:spacing w:after="20"/>
                    <w:rPr>
                      <w:color w:val="00586F"/>
                    </w:rPr>
                  </w:pPr>
                  <w:r w:rsidRPr="000D2ED8">
                    <w:rPr>
                      <w:color w:val="00586F"/>
                      <w:sz w:val="20"/>
                    </w:rPr>
                    <w:t>Số lượng in ra</w:t>
                  </w:r>
                </w:p>
              </w:tc>
              <w:tc>
                <w:tcPr>
                  <w:tcW w:w="3149" w:type="dxa"/>
                </w:tcPr>
                <w:p w14:paraId="0F909473" w14:textId="77777777" w:rsidR="002425B0" w:rsidRPr="000D2ED8" w:rsidRDefault="002425B0" w:rsidP="00665ABD">
                  <w:pPr>
                    <w:spacing w:after="20"/>
                    <w:rPr>
                      <w:color w:val="00586F"/>
                    </w:rPr>
                  </w:pPr>
                  <w:r w:rsidRPr="000D2ED8">
                    <w:rPr>
                      <w:color w:val="00586F"/>
                      <w:sz w:val="20"/>
                    </w:rPr>
                    <w:t>10 nhân 16 chia 1 bằng 160 VNS</w:t>
                  </w:r>
                </w:p>
              </w:tc>
            </w:tr>
          </w:tbl>
          <w:p w14:paraId="48FC0D7E" w14:textId="77777777" w:rsidR="002425B0" w:rsidRPr="000D2ED8" w:rsidRDefault="002425B0" w:rsidP="00665ABD">
            <w:pPr>
              <w:rPr>
                <w:color w:val="00586F"/>
              </w:rPr>
            </w:pPr>
          </w:p>
          <w:p w14:paraId="089E687A" w14:textId="77777777" w:rsidR="002425B0" w:rsidRPr="000D2ED8" w:rsidRDefault="002425B0" w:rsidP="00665ABD">
            <w:pPr>
              <w:spacing w:after="0"/>
              <w:rPr>
                <w:color w:val="00586F"/>
                <w:sz w:val="4"/>
              </w:rPr>
            </w:pPr>
          </w:p>
          <w:p w14:paraId="401AD1A8" w14:textId="77777777" w:rsidR="002425B0" w:rsidRPr="000D2ED8" w:rsidRDefault="002425B0" w:rsidP="00665ABD">
            <w:pPr>
              <w:spacing w:after="20"/>
              <w:rPr>
                <w:color w:val="00586F"/>
              </w:rPr>
            </w:pPr>
            <w:r w:rsidRPr="000D2ED8">
              <w:rPr>
                <w:color w:val="00586F"/>
              </w:rPr>
              <w:t>Ràng buộc: dòng hàng có đơn vị bán trùng đơn vị tính cơ sở thì lấy thẳng q, không quy đổi.</w:t>
            </w:r>
          </w:p>
        </w:tc>
      </w:tr>
      <w:tr w:rsidR="002425B0" w:rsidRPr="000D2ED8" w14:paraId="672766B7" w14:textId="77777777" w:rsidTr="00D91F3D">
        <w:trPr>
          <w:cantSplit/>
          <w:trHeight w:val="454"/>
          <w:jc w:val="center"/>
        </w:trPr>
        <w:tc>
          <w:tcPr>
            <w:tcW w:w="918" w:type="dxa"/>
            <w:vAlign w:val="center"/>
          </w:tcPr>
          <w:p w14:paraId="2F7C69D2" w14:textId="77777777" w:rsidR="002425B0" w:rsidRPr="000D2ED8" w:rsidRDefault="002425B0" w:rsidP="00665ABD">
            <w:pPr>
              <w:spacing w:after="20"/>
              <w:jc w:val="center"/>
              <w:rPr>
                <w:color w:val="00586F"/>
              </w:rPr>
            </w:pPr>
            <w:r w:rsidRPr="000D2ED8">
              <w:rPr>
                <w:color w:val="00586F"/>
              </w:rPr>
              <w:lastRenderedPageBreak/>
              <w:t>14</w:t>
            </w:r>
          </w:p>
        </w:tc>
        <w:tc>
          <w:tcPr>
            <w:tcW w:w="1586" w:type="dxa"/>
            <w:vAlign w:val="center"/>
          </w:tcPr>
          <w:p w14:paraId="52F46418" w14:textId="77777777" w:rsidR="002425B0" w:rsidRPr="000D2ED8" w:rsidRDefault="002425B0" w:rsidP="00665ABD">
            <w:pPr>
              <w:spacing w:after="20"/>
              <w:rPr>
                <w:color w:val="00586F"/>
              </w:rPr>
            </w:pPr>
            <w:r w:rsidRPr="000D2ED8">
              <w:rPr>
                <w:color w:val="00586F"/>
              </w:rPr>
              <w:t>Đơn giá</w:t>
            </w:r>
          </w:p>
        </w:tc>
        <w:tc>
          <w:tcPr>
            <w:tcW w:w="1402" w:type="dxa"/>
            <w:vAlign w:val="center"/>
          </w:tcPr>
          <w:p w14:paraId="04B0DF83" w14:textId="77777777" w:rsidR="002425B0" w:rsidRPr="000D2ED8" w:rsidRDefault="002425B0" w:rsidP="00665ABD">
            <w:pPr>
              <w:spacing w:after="20"/>
              <w:rPr>
                <w:color w:val="00586F"/>
              </w:rPr>
            </w:pPr>
            <w:r w:rsidRPr="000D2ED8">
              <w:rPr>
                <w:color w:val="00586F"/>
              </w:rPr>
              <w:t>Phải / CURR, 13</w:t>
            </w:r>
          </w:p>
        </w:tc>
        <w:tc>
          <w:tcPr>
            <w:tcW w:w="5528" w:type="dxa"/>
            <w:vAlign w:val="center"/>
          </w:tcPr>
          <w:p w14:paraId="107B628F" w14:textId="77777777" w:rsidR="002425B0" w:rsidRPr="000D2ED8" w:rsidRDefault="002425B0" w:rsidP="00665ABD">
            <w:pPr>
              <w:spacing w:after="20"/>
              <w:rPr>
                <w:color w:val="00586F"/>
              </w:rPr>
            </w:pPr>
            <w:r w:rsidRPr="000D2ED8">
              <w:rPr>
                <w:color w:val="00586F"/>
              </w:rPr>
              <w:t>Đơn giá bán lẻ theo đơn vị tính cơ sở của chỉ tiêu (12).</w:t>
            </w:r>
          </w:p>
          <w:p w14:paraId="6880C3BD" w14:textId="77777777" w:rsidR="002425B0" w:rsidRPr="000D2ED8" w:rsidRDefault="002425B0" w:rsidP="00665ABD">
            <w:pPr>
              <w:spacing w:after="20"/>
              <w:rPr>
                <w:color w:val="00586F"/>
              </w:rPr>
            </w:pPr>
            <w:r w:rsidRPr="000D2ED8">
              <w:rPr>
                <w:color w:val="00586F"/>
              </w:rPr>
              <w:t>[Tcode] VF03:</w:t>
            </w:r>
          </w:p>
          <w:p w14:paraId="2EE227EA" w14:textId="77777777" w:rsidR="002425B0" w:rsidRPr="000D2ED8" w:rsidRDefault="002425B0" w:rsidP="00665ABD">
            <w:pPr>
              <w:spacing w:after="20"/>
              <w:rPr>
                <w:color w:val="00586F"/>
              </w:rPr>
            </w:pPr>
            <w:r w:rsidRPr="000D2ED8">
              <w:rPr>
                <w:color w:val="00586F"/>
              </w:rPr>
              <w:t>Double click dòng hàng → [Tab] Conditions → dòng có Condition type ZRT1 → lấy cột Amount và cột per.</w:t>
            </w:r>
          </w:p>
          <w:p w14:paraId="35221852" w14:textId="77777777" w:rsidR="002425B0" w:rsidRPr="000D2ED8" w:rsidRDefault="002425B0" w:rsidP="00665ABD">
            <w:pPr>
              <w:spacing w:after="20"/>
              <w:rPr>
                <w:color w:val="00586F"/>
              </w:rPr>
            </w:pPr>
            <w:r w:rsidRPr="000D2ED8">
              <w:rPr>
                <w:b/>
                <w:color w:val="00586F"/>
              </w:rPr>
              <w:t>Nguồn dữ liệu</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18"/>
              <w:gridCol w:w="1145"/>
              <w:gridCol w:w="2863"/>
            </w:tblGrid>
            <w:tr w:rsidR="002425B0" w:rsidRPr="000D2ED8" w14:paraId="1253F6DB" w14:textId="77777777" w:rsidTr="00665ABD">
              <w:trPr>
                <w:cantSplit/>
                <w:tblHeader/>
              </w:trPr>
              <w:tc>
                <w:tcPr>
                  <w:tcW w:w="1718" w:type="dxa"/>
                  <w:shd w:val="clear" w:color="auto" w:fill="00586F"/>
                </w:tcPr>
                <w:p w14:paraId="780BD33C" w14:textId="77777777" w:rsidR="002425B0" w:rsidRPr="00520CAC" w:rsidRDefault="002425B0" w:rsidP="00665ABD">
                  <w:pPr>
                    <w:spacing w:after="20"/>
                    <w:jc w:val="center"/>
                    <w:rPr>
                      <w:color w:val="FFFFFF" w:themeColor="background1"/>
                    </w:rPr>
                  </w:pPr>
                  <w:r w:rsidRPr="00520CAC">
                    <w:rPr>
                      <w:b/>
                      <w:color w:val="FFFFFF" w:themeColor="background1"/>
                      <w:sz w:val="20"/>
                    </w:rPr>
                    <w:t>Bảng</w:t>
                  </w:r>
                </w:p>
              </w:tc>
              <w:tc>
                <w:tcPr>
                  <w:tcW w:w="1145" w:type="dxa"/>
                  <w:shd w:val="clear" w:color="auto" w:fill="00586F"/>
                </w:tcPr>
                <w:p w14:paraId="78B38FA4" w14:textId="77777777" w:rsidR="002425B0" w:rsidRPr="00520CAC" w:rsidRDefault="002425B0" w:rsidP="00665ABD">
                  <w:pPr>
                    <w:spacing w:after="20"/>
                    <w:jc w:val="center"/>
                    <w:rPr>
                      <w:color w:val="FFFFFF" w:themeColor="background1"/>
                    </w:rPr>
                  </w:pPr>
                  <w:r w:rsidRPr="00520CAC">
                    <w:rPr>
                      <w:b/>
                      <w:color w:val="FFFFFF" w:themeColor="background1"/>
                      <w:sz w:val="20"/>
                    </w:rPr>
                    <w:t>Trường</w:t>
                  </w:r>
                </w:p>
              </w:tc>
              <w:tc>
                <w:tcPr>
                  <w:tcW w:w="2863" w:type="dxa"/>
                  <w:shd w:val="clear" w:color="auto" w:fill="00586F"/>
                </w:tcPr>
                <w:p w14:paraId="1B9A87AF" w14:textId="77777777" w:rsidR="002425B0" w:rsidRPr="00520CAC" w:rsidRDefault="002425B0" w:rsidP="00665ABD">
                  <w:pPr>
                    <w:spacing w:after="20"/>
                    <w:jc w:val="center"/>
                    <w:rPr>
                      <w:color w:val="FFFFFF" w:themeColor="background1"/>
                    </w:rPr>
                  </w:pPr>
                  <w:r w:rsidRPr="00520CAC">
                    <w:rPr>
                      <w:b/>
                      <w:color w:val="FFFFFF" w:themeColor="background1"/>
                      <w:sz w:val="20"/>
                    </w:rPr>
                    <w:t>Nội dung</w:t>
                  </w:r>
                </w:p>
              </w:tc>
            </w:tr>
            <w:tr w:rsidR="002425B0" w:rsidRPr="000D2ED8" w14:paraId="35C19668" w14:textId="77777777" w:rsidTr="00665ABD">
              <w:trPr>
                <w:cantSplit/>
              </w:trPr>
              <w:tc>
                <w:tcPr>
                  <w:tcW w:w="1718" w:type="dxa"/>
                </w:tcPr>
                <w:p w14:paraId="3A31DE77"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263049D5" w14:textId="77777777" w:rsidR="002425B0" w:rsidRPr="000D2ED8" w:rsidRDefault="002425B0" w:rsidP="00665ABD">
                  <w:pPr>
                    <w:spacing w:after="20"/>
                    <w:rPr>
                      <w:color w:val="00586F"/>
                    </w:rPr>
                  </w:pPr>
                  <w:r w:rsidRPr="000D2ED8">
                    <w:rPr>
                      <w:color w:val="00586F"/>
                      <w:sz w:val="20"/>
                    </w:rPr>
                    <w:t>KNUMV</w:t>
                  </w:r>
                </w:p>
              </w:tc>
              <w:tc>
                <w:tcPr>
                  <w:tcW w:w="2863" w:type="dxa"/>
                </w:tcPr>
                <w:p w14:paraId="258D389D" w14:textId="77777777" w:rsidR="002425B0" w:rsidRPr="000D2ED8" w:rsidRDefault="002425B0" w:rsidP="00665ABD">
                  <w:pPr>
                    <w:spacing w:after="20"/>
                    <w:rPr>
                      <w:color w:val="00586F"/>
                    </w:rPr>
                  </w:pPr>
                  <w:r w:rsidRPr="000D2ED8">
                    <w:rPr>
                      <w:color w:val="00586F"/>
                      <w:sz w:val="20"/>
                    </w:rPr>
                    <w:t>Số hiệu điều kiện giá của hoá đơn, bằng VBRK-KNUMV</w:t>
                  </w:r>
                </w:p>
              </w:tc>
            </w:tr>
            <w:tr w:rsidR="002425B0" w:rsidRPr="000D2ED8" w14:paraId="17DB5FD6" w14:textId="77777777" w:rsidTr="00665ABD">
              <w:trPr>
                <w:cantSplit/>
              </w:trPr>
              <w:tc>
                <w:tcPr>
                  <w:tcW w:w="1718" w:type="dxa"/>
                </w:tcPr>
                <w:p w14:paraId="5EB3F689"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3905CF0B" w14:textId="77777777" w:rsidR="002425B0" w:rsidRPr="000D2ED8" w:rsidRDefault="002425B0" w:rsidP="00665ABD">
                  <w:pPr>
                    <w:spacing w:after="20"/>
                    <w:rPr>
                      <w:color w:val="00586F"/>
                    </w:rPr>
                  </w:pPr>
                  <w:r w:rsidRPr="000D2ED8">
                    <w:rPr>
                      <w:color w:val="00586F"/>
                      <w:sz w:val="20"/>
                    </w:rPr>
                    <w:t>KPOSN</w:t>
                  </w:r>
                </w:p>
              </w:tc>
              <w:tc>
                <w:tcPr>
                  <w:tcW w:w="2863" w:type="dxa"/>
                </w:tcPr>
                <w:p w14:paraId="2EE4BAB4" w14:textId="77777777" w:rsidR="002425B0" w:rsidRPr="000D2ED8" w:rsidRDefault="002425B0" w:rsidP="00665ABD">
                  <w:pPr>
                    <w:spacing w:after="20"/>
                    <w:rPr>
                      <w:color w:val="00586F"/>
                    </w:rPr>
                  </w:pPr>
                  <w:r w:rsidRPr="000D2ED8">
                    <w:rPr>
                      <w:color w:val="00586F"/>
                      <w:sz w:val="20"/>
                    </w:rPr>
                    <w:t>Số dòng hàng của hoá đơn</w:t>
                  </w:r>
                </w:p>
              </w:tc>
            </w:tr>
            <w:tr w:rsidR="002425B0" w:rsidRPr="000D2ED8" w14:paraId="4FD01E4C" w14:textId="77777777" w:rsidTr="00665ABD">
              <w:trPr>
                <w:cantSplit/>
              </w:trPr>
              <w:tc>
                <w:tcPr>
                  <w:tcW w:w="1718" w:type="dxa"/>
                </w:tcPr>
                <w:p w14:paraId="55F8636A"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350ACF12" w14:textId="77777777" w:rsidR="002425B0" w:rsidRPr="000D2ED8" w:rsidRDefault="002425B0" w:rsidP="00665ABD">
                  <w:pPr>
                    <w:spacing w:after="20"/>
                    <w:rPr>
                      <w:color w:val="00586F"/>
                    </w:rPr>
                  </w:pPr>
                  <w:r w:rsidRPr="000D2ED8">
                    <w:rPr>
                      <w:color w:val="00586F"/>
                      <w:sz w:val="20"/>
                    </w:rPr>
                    <w:t>KSCHL</w:t>
                  </w:r>
                </w:p>
              </w:tc>
              <w:tc>
                <w:tcPr>
                  <w:tcW w:w="2863" w:type="dxa"/>
                </w:tcPr>
                <w:p w14:paraId="7AB6BF26" w14:textId="77777777" w:rsidR="002425B0" w:rsidRPr="000D2ED8" w:rsidRDefault="002425B0" w:rsidP="00665ABD">
                  <w:pPr>
                    <w:spacing w:after="20"/>
                    <w:rPr>
                      <w:color w:val="00586F"/>
                    </w:rPr>
                  </w:pPr>
                  <w:r w:rsidRPr="000D2ED8">
                    <w:rPr>
                      <w:color w:val="00586F"/>
                      <w:sz w:val="20"/>
                    </w:rPr>
                    <w:t>Loại điều kiện giá</w:t>
                  </w:r>
                </w:p>
              </w:tc>
            </w:tr>
            <w:tr w:rsidR="002425B0" w:rsidRPr="000D2ED8" w14:paraId="0C23A509" w14:textId="77777777" w:rsidTr="00665ABD">
              <w:trPr>
                <w:cantSplit/>
              </w:trPr>
              <w:tc>
                <w:tcPr>
                  <w:tcW w:w="1718" w:type="dxa"/>
                </w:tcPr>
                <w:p w14:paraId="7E272F6F"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4053AFC2" w14:textId="77777777" w:rsidR="002425B0" w:rsidRPr="000D2ED8" w:rsidRDefault="002425B0" w:rsidP="00665ABD">
                  <w:pPr>
                    <w:spacing w:after="20"/>
                    <w:rPr>
                      <w:color w:val="00586F"/>
                    </w:rPr>
                  </w:pPr>
                  <w:r w:rsidRPr="000D2ED8">
                    <w:rPr>
                      <w:color w:val="00586F"/>
                      <w:sz w:val="20"/>
                    </w:rPr>
                    <w:t>KBETR</w:t>
                  </w:r>
                </w:p>
              </w:tc>
              <w:tc>
                <w:tcPr>
                  <w:tcW w:w="2863" w:type="dxa"/>
                </w:tcPr>
                <w:p w14:paraId="658A77D2" w14:textId="77777777" w:rsidR="002425B0" w:rsidRPr="000D2ED8" w:rsidRDefault="002425B0" w:rsidP="00665ABD">
                  <w:pPr>
                    <w:spacing w:after="20"/>
                    <w:rPr>
                      <w:color w:val="00586F"/>
                    </w:rPr>
                  </w:pPr>
                  <w:r w:rsidRPr="000D2ED8">
                    <w:rPr>
                      <w:color w:val="00586F"/>
                      <w:sz w:val="20"/>
                    </w:rPr>
                    <w:t>Đơn giá theo đơn vị của điều kiện giá</w:t>
                  </w:r>
                </w:p>
              </w:tc>
            </w:tr>
            <w:tr w:rsidR="002425B0" w:rsidRPr="000D2ED8" w14:paraId="662F2C6C" w14:textId="77777777" w:rsidTr="00665ABD">
              <w:trPr>
                <w:cantSplit/>
              </w:trPr>
              <w:tc>
                <w:tcPr>
                  <w:tcW w:w="1718" w:type="dxa"/>
                </w:tcPr>
                <w:p w14:paraId="4E7EF368"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774CABE7" w14:textId="77777777" w:rsidR="002425B0" w:rsidRPr="000D2ED8" w:rsidRDefault="002425B0" w:rsidP="00665ABD">
                  <w:pPr>
                    <w:spacing w:after="20"/>
                    <w:rPr>
                      <w:color w:val="00586F"/>
                    </w:rPr>
                  </w:pPr>
                  <w:r w:rsidRPr="000D2ED8">
                    <w:rPr>
                      <w:color w:val="00586F"/>
                      <w:sz w:val="20"/>
                    </w:rPr>
                    <w:t>KPEIN</w:t>
                  </w:r>
                </w:p>
              </w:tc>
              <w:tc>
                <w:tcPr>
                  <w:tcW w:w="2863" w:type="dxa"/>
                </w:tcPr>
                <w:p w14:paraId="536BB5ED" w14:textId="77777777" w:rsidR="002425B0" w:rsidRPr="000D2ED8" w:rsidRDefault="002425B0" w:rsidP="00665ABD">
                  <w:pPr>
                    <w:spacing w:after="20"/>
                    <w:rPr>
                      <w:color w:val="00586F"/>
                    </w:rPr>
                  </w:pPr>
                  <w:r w:rsidRPr="000D2ED8">
                    <w:rPr>
                      <w:color w:val="00586F"/>
                      <w:sz w:val="20"/>
                    </w:rPr>
                    <w:t>Số lượng quy về của điều kiện giá</w:t>
                  </w:r>
                </w:p>
              </w:tc>
            </w:tr>
            <w:tr w:rsidR="002425B0" w:rsidRPr="000D2ED8" w14:paraId="01568F0F" w14:textId="77777777" w:rsidTr="00665ABD">
              <w:trPr>
                <w:cantSplit/>
              </w:trPr>
              <w:tc>
                <w:tcPr>
                  <w:tcW w:w="1718" w:type="dxa"/>
                </w:tcPr>
                <w:p w14:paraId="3AC81795" w14:textId="77777777" w:rsidR="002425B0" w:rsidRPr="000D2ED8" w:rsidRDefault="002425B0" w:rsidP="00665ABD">
                  <w:pPr>
                    <w:spacing w:after="20"/>
                    <w:rPr>
                      <w:color w:val="00586F"/>
                    </w:rPr>
                  </w:pPr>
                  <w:r w:rsidRPr="000D2ED8">
                    <w:rPr>
                      <w:color w:val="00586F"/>
                      <w:sz w:val="20"/>
                    </w:rPr>
                    <w:t>PRCD_ELEMENTS</w:t>
                  </w:r>
                </w:p>
              </w:tc>
              <w:tc>
                <w:tcPr>
                  <w:tcW w:w="1145" w:type="dxa"/>
                </w:tcPr>
                <w:p w14:paraId="293D7BA2" w14:textId="77777777" w:rsidR="002425B0" w:rsidRPr="000D2ED8" w:rsidRDefault="002425B0" w:rsidP="00665ABD">
                  <w:pPr>
                    <w:spacing w:after="20"/>
                    <w:rPr>
                      <w:color w:val="00586F"/>
                    </w:rPr>
                  </w:pPr>
                  <w:r w:rsidRPr="000D2ED8">
                    <w:rPr>
                      <w:color w:val="00586F"/>
                      <w:sz w:val="20"/>
                    </w:rPr>
                    <w:t>KMEIN</w:t>
                  </w:r>
                </w:p>
              </w:tc>
              <w:tc>
                <w:tcPr>
                  <w:tcW w:w="2863" w:type="dxa"/>
                </w:tcPr>
                <w:p w14:paraId="36BCBAC9" w14:textId="77777777" w:rsidR="002425B0" w:rsidRPr="000D2ED8" w:rsidRDefault="002425B0" w:rsidP="00665ABD">
                  <w:pPr>
                    <w:spacing w:after="20"/>
                    <w:rPr>
                      <w:color w:val="00586F"/>
                    </w:rPr>
                  </w:pPr>
                  <w:r w:rsidRPr="000D2ED8">
                    <w:rPr>
                      <w:color w:val="00586F"/>
                      <w:sz w:val="20"/>
                    </w:rPr>
                    <w:t>Đơn vị của điều kiện giá</w:t>
                  </w:r>
                </w:p>
              </w:tc>
            </w:tr>
          </w:tbl>
          <w:p w14:paraId="70BAE459" w14:textId="77777777" w:rsidR="002425B0" w:rsidRPr="000D2ED8" w:rsidRDefault="002425B0" w:rsidP="00665ABD">
            <w:pPr>
              <w:rPr>
                <w:color w:val="00586F"/>
              </w:rPr>
            </w:pPr>
          </w:p>
          <w:p w14:paraId="4CD7297C" w14:textId="77777777" w:rsidR="002425B0" w:rsidRPr="000D2ED8" w:rsidRDefault="002425B0" w:rsidP="00665ABD">
            <w:pPr>
              <w:spacing w:after="0"/>
              <w:rPr>
                <w:color w:val="00586F"/>
                <w:sz w:val="4"/>
              </w:rPr>
            </w:pPr>
          </w:p>
          <w:p w14:paraId="755F68DD" w14:textId="77777777" w:rsidR="002425B0" w:rsidRPr="000D2ED8" w:rsidRDefault="002425B0" w:rsidP="00665ABD">
            <w:pPr>
              <w:spacing w:after="20"/>
              <w:rPr>
                <w:color w:val="00586F"/>
              </w:rPr>
            </w:pPr>
            <w:r w:rsidRPr="000D2ED8">
              <w:rPr>
                <w:b/>
                <w:color w:val="00586F"/>
              </w:rPr>
              <w:t>Ký hiệu</w:t>
            </w:r>
          </w:p>
          <w:p w14:paraId="6846D8EC" w14:textId="77777777" w:rsidR="002425B0" w:rsidRPr="000D2ED8" w:rsidRDefault="002425B0" w:rsidP="00665ABD">
            <w:pPr>
              <w:spacing w:after="20"/>
              <w:rPr>
                <w:color w:val="00586F"/>
              </w:rPr>
            </w:pPr>
            <w:r w:rsidRPr="000D2ED8">
              <w:rPr>
                <w:color w:val="00586F"/>
              </w:rPr>
              <w:t>r là đơn giá theo điều kiện giá, lấy tại PRCD_ELEMENTS-KBETR.</w:t>
            </w:r>
          </w:p>
          <w:p w14:paraId="00FCD2A5" w14:textId="77777777" w:rsidR="002425B0" w:rsidRPr="000D2ED8" w:rsidRDefault="002425B0" w:rsidP="00665ABD">
            <w:pPr>
              <w:spacing w:after="20"/>
              <w:rPr>
                <w:color w:val="00586F"/>
              </w:rPr>
            </w:pPr>
            <w:r w:rsidRPr="000D2ED8">
              <w:rPr>
                <w:color w:val="00586F"/>
              </w:rPr>
              <w:t>n là số lượng quy về của điều kiện giá, lấy tại PRCD_ELEMENTS-KPEIN.</w:t>
            </w:r>
          </w:p>
          <w:p w14:paraId="7E29AF8C" w14:textId="77777777" w:rsidR="002425B0" w:rsidRPr="000D2ED8" w:rsidRDefault="002425B0" w:rsidP="00665ABD">
            <w:pPr>
              <w:spacing w:after="20"/>
              <w:rPr>
                <w:color w:val="00586F"/>
              </w:rPr>
            </w:pPr>
            <w:r w:rsidRPr="000D2ED8">
              <w:rPr>
                <w:color w:val="00586F"/>
              </w:rPr>
              <w:t>x và y lấy theo chỉ tiêu (13), của đơn vị KMEIN.</w:t>
            </w:r>
          </w:p>
          <w:p w14:paraId="20408320" w14:textId="77777777" w:rsidR="002425B0" w:rsidRPr="000D2ED8" w:rsidRDefault="002425B0" w:rsidP="00665ABD">
            <w:pPr>
              <w:spacing w:after="20"/>
              <w:rPr>
                <w:color w:val="00586F"/>
              </w:rPr>
            </w:pPr>
            <w:r w:rsidRPr="000D2ED8">
              <w:rPr>
                <w:b/>
                <w:color w:val="00586F"/>
              </w:rPr>
              <w:t>Công thức</w:t>
            </w:r>
          </w:p>
          <w:p w14:paraId="65F32BFA" w14:textId="77777777" w:rsidR="002425B0" w:rsidRPr="000D2ED8" w:rsidRDefault="002425B0" w:rsidP="00665ABD">
            <w:pPr>
              <w:spacing w:after="20"/>
              <w:rPr>
                <w:color w:val="00586F"/>
              </w:rPr>
            </w:pPr>
            <w:r w:rsidRPr="000D2ED8">
              <w:rPr>
                <w:color w:val="00586F"/>
              </w:rPr>
              <w:t>Đơn giá theo đơn vị tính cơ sở bằng r chia n, rồi chia cho thương của y chia x.</w:t>
            </w:r>
          </w:p>
          <w:p w14:paraId="20B8E15D" w14:textId="496F6699" w:rsidR="002425B0" w:rsidRPr="000C5CDC" w:rsidDel="000C5CDC" w:rsidRDefault="002425B0" w:rsidP="00665ABD">
            <w:pPr>
              <w:spacing w:after="20"/>
              <w:rPr>
                <w:del w:id="31" w:author="Quy, Tran Duc" w:date="2026-09-30T13:39:00Z" w16du:dateUtc="2026-09-30T06:39:00Z"/>
                <w:color w:val="00586F"/>
              </w:rPr>
            </w:pPr>
            <w:r w:rsidRPr="000D2ED8">
              <w:rPr>
                <w:b/>
                <w:bCs/>
                <w:color w:val="00586F"/>
              </w:rPr>
              <w:t>Ví dụ minh hoạ</w:t>
            </w:r>
          </w:p>
          <w:p w14:paraId="6FAA7550" w14:textId="77777777" w:rsidR="002425B0" w:rsidRPr="000D2ED8" w:rsidRDefault="002425B0" w:rsidP="00665ABD">
            <w:pPr>
              <w:spacing w:after="20"/>
              <w:rPr>
                <w:b/>
                <w:bCs/>
                <w:color w:val="00586F"/>
              </w:rPr>
            </w:pP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77"/>
              <w:gridCol w:w="3149"/>
            </w:tblGrid>
            <w:tr w:rsidR="002425B0" w:rsidRPr="000D2ED8" w14:paraId="39B55DD5" w14:textId="77777777" w:rsidTr="00665ABD">
              <w:trPr>
                <w:cantSplit/>
                <w:tblHeader/>
              </w:trPr>
              <w:tc>
                <w:tcPr>
                  <w:tcW w:w="2577" w:type="dxa"/>
                  <w:shd w:val="clear" w:color="auto" w:fill="00586F"/>
                </w:tcPr>
                <w:p w14:paraId="796377AB" w14:textId="77777777" w:rsidR="002425B0" w:rsidRPr="00520CAC" w:rsidRDefault="002425B0" w:rsidP="00665ABD">
                  <w:pPr>
                    <w:spacing w:after="20"/>
                    <w:jc w:val="center"/>
                    <w:rPr>
                      <w:color w:val="FFFFFF" w:themeColor="background1"/>
                    </w:rPr>
                  </w:pPr>
                  <w:r w:rsidRPr="00520CAC">
                    <w:rPr>
                      <w:b/>
                      <w:color w:val="FFFFFF" w:themeColor="background1"/>
                      <w:sz w:val="20"/>
                    </w:rPr>
                    <w:t>Dữ liệu</w:t>
                  </w:r>
                </w:p>
              </w:tc>
              <w:tc>
                <w:tcPr>
                  <w:tcW w:w="3149" w:type="dxa"/>
                  <w:shd w:val="clear" w:color="auto" w:fill="00586F"/>
                </w:tcPr>
                <w:p w14:paraId="77F2D3D4" w14:textId="77777777" w:rsidR="002425B0" w:rsidRPr="00520CAC" w:rsidRDefault="002425B0" w:rsidP="00665ABD">
                  <w:pPr>
                    <w:spacing w:after="20"/>
                    <w:jc w:val="center"/>
                    <w:rPr>
                      <w:color w:val="FFFFFF" w:themeColor="background1"/>
                    </w:rPr>
                  </w:pPr>
                  <w:r w:rsidRPr="00520CAC">
                    <w:rPr>
                      <w:b/>
                      <w:color w:val="FFFFFF" w:themeColor="background1"/>
                      <w:sz w:val="20"/>
                    </w:rPr>
                    <w:t>Giá trị</w:t>
                  </w:r>
                </w:p>
              </w:tc>
            </w:tr>
            <w:tr w:rsidR="002425B0" w:rsidRPr="000D2ED8" w14:paraId="7A765BCD" w14:textId="77777777" w:rsidTr="00665ABD">
              <w:trPr>
                <w:cantSplit/>
              </w:trPr>
              <w:tc>
                <w:tcPr>
                  <w:tcW w:w="2577" w:type="dxa"/>
                </w:tcPr>
                <w:p w14:paraId="7DDD8AEB" w14:textId="77777777" w:rsidR="002425B0" w:rsidRPr="000D2ED8" w:rsidRDefault="002425B0" w:rsidP="00665ABD">
                  <w:pPr>
                    <w:spacing w:after="20"/>
                    <w:rPr>
                      <w:color w:val="00586F"/>
                    </w:rPr>
                  </w:pPr>
                  <w:r w:rsidRPr="000D2ED8">
                    <w:rPr>
                      <w:color w:val="00586F"/>
                      <w:sz w:val="20"/>
                    </w:rPr>
                    <w:t>Điều kiện giá ZRT1</w:t>
                  </w:r>
                </w:p>
              </w:tc>
              <w:tc>
                <w:tcPr>
                  <w:tcW w:w="3149" w:type="dxa"/>
                </w:tcPr>
                <w:p w14:paraId="372751B5" w14:textId="77777777" w:rsidR="002425B0" w:rsidRPr="000D2ED8" w:rsidRDefault="002425B0" w:rsidP="00665ABD">
                  <w:pPr>
                    <w:spacing w:after="20"/>
                    <w:rPr>
                      <w:color w:val="00586F"/>
                    </w:rPr>
                  </w:pPr>
                  <w:r w:rsidRPr="000D2ED8">
                    <w:rPr>
                      <w:color w:val="00586F"/>
                      <w:sz w:val="20"/>
                    </w:rPr>
                    <w:t>r bằng 35.200 VND, n bằng 1, KMEIN là HOP</w:t>
                  </w:r>
                </w:p>
              </w:tc>
            </w:tr>
            <w:tr w:rsidR="002425B0" w:rsidRPr="000D2ED8" w14:paraId="0F049F1D" w14:textId="77777777" w:rsidTr="00665ABD">
              <w:trPr>
                <w:cantSplit/>
              </w:trPr>
              <w:tc>
                <w:tcPr>
                  <w:tcW w:w="2577" w:type="dxa"/>
                </w:tcPr>
                <w:p w14:paraId="29ACB984" w14:textId="77777777" w:rsidR="002425B0" w:rsidRPr="000D2ED8" w:rsidRDefault="002425B0" w:rsidP="00665ABD">
                  <w:pPr>
                    <w:spacing w:after="20"/>
                    <w:rPr>
                      <w:color w:val="00586F"/>
                    </w:rPr>
                  </w:pPr>
                  <w:r w:rsidRPr="000D2ED8">
                    <w:rPr>
                      <w:color w:val="00586F"/>
                      <w:sz w:val="20"/>
                    </w:rPr>
                    <w:t>MARM của đơn vị HOP</w:t>
                  </w:r>
                </w:p>
              </w:tc>
              <w:tc>
                <w:tcPr>
                  <w:tcW w:w="3149" w:type="dxa"/>
                </w:tcPr>
                <w:p w14:paraId="6255C21C" w14:textId="77777777" w:rsidR="002425B0" w:rsidRPr="000D2ED8" w:rsidRDefault="002425B0" w:rsidP="00665ABD">
                  <w:pPr>
                    <w:spacing w:after="20"/>
                    <w:rPr>
                      <w:color w:val="00586F"/>
                    </w:rPr>
                  </w:pPr>
                  <w:r w:rsidRPr="000D2ED8">
                    <w:rPr>
                      <w:color w:val="00586F"/>
                      <w:sz w:val="20"/>
                    </w:rPr>
                    <w:t>x bằng 1 và y bằng 16</w:t>
                  </w:r>
                </w:p>
              </w:tc>
            </w:tr>
            <w:tr w:rsidR="002425B0" w:rsidRPr="000D2ED8" w14:paraId="134C2597" w14:textId="77777777" w:rsidTr="00665ABD">
              <w:trPr>
                <w:cantSplit/>
              </w:trPr>
              <w:tc>
                <w:tcPr>
                  <w:tcW w:w="2577" w:type="dxa"/>
                </w:tcPr>
                <w:p w14:paraId="3F58E770" w14:textId="77777777" w:rsidR="002425B0" w:rsidRPr="000D2ED8" w:rsidRDefault="002425B0" w:rsidP="00665ABD">
                  <w:pPr>
                    <w:spacing w:after="20"/>
                    <w:rPr>
                      <w:color w:val="00586F"/>
                    </w:rPr>
                  </w:pPr>
                  <w:r w:rsidRPr="000D2ED8">
                    <w:rPr>
                      <w:color w:val="00586F"/>
                      <w:sz w:val="20"/>
                    </w:rPr>
                    <w:t>Đơn giá in ra</w:t>
                  </w:r>
                </w:p>
              </w:tc>
              <w:tc>
                <w:tcPr>
                  <w:tcW w:w="3149" w:type="dxa"/>
                </w:tcPr>
                <w:p w14:paraId="50B38D9A" w14:textId="77777777" w:rsidR="002425B0" w:rsidRPr="000D2ED8" w:rsidRDefault="002425B0" w:rsidP="00665ABD">
                  <w:pPr>
                    <w:spacing w:after="20"/>
                    <w:rPr>
                      <w:color w:val="00586F"/>
                    </w:rPr>
                  </w:pPr>
                  <w:r w:rsidRPr="000D2ED8">
                    <w:rPr>
                      <w:color w:val="00586F"/>
                      <w:sz w:val="20"/>
                    </w:rPr>
                    <w:t>35.200 chia 1 chia 16 bằng 2.200 VND cho một VNS</w:t>
                  </w:r>
                </w:p>
              </w:tc>
            </w:tr>
            <w:tr w:rsidR="002425B0" w:rsidRPr="000D2ED8" w14:paraId="63DD025B" w14:textId="77777777" w:rsidTr="00665ABD">
              <w:trPr>
                <w:cantSplit/>
              </w:trPr>
              <w:tc>
                <w:tcPr>
                  <w:tcW w:w="2577" w:type="dxa"/>
                </w:tcPr>
                <w:p w14:paraId="6B4AC0C2" w14:textId="77777777" w:rsidR="002425B0" w:rsidRPr="000D2ED8" w:rsidRDefault="002425B0" w:rsidP="00665ABD">
                  <w:pPr>
                    <w:spacing w:after="20"/>
                    <w:rPr>
                      <w:color w:val="00586F"/>
                    </w:rPr>
                  </w:pPr>
                  <w:r w:rsidRPr="000D2ED8">
                    <w:rPr>
                      <w:color w:val="00586F"/>
                      <w:sz w:val="20"/>
                    </w:rPr>
                    <w:t>Thành tiền của dòng</w:t>
                  </w:r>
                </w:p>
              </w:tc>
              <w:tc>
                <w:tcPr>
                  <w:tcW w:w="3149" w:type="dxa"/>
                </w:tcPr>
                <w:p w14:paraId="2DD1C771" w14:textId="77777777" w:rsidR="002425B0" w:rsidRPr="000D2ED8" w:rsidRDefault="002425B0" w:rsidP="00665ABD">
                  <w:pPr>
                    <w:spacing w:after="20"/>
                    <w:rPr>
                      <w:color w:val="00586F"/>
                    </w:rPr>
                  </w:pPr>
                  <w:r w:rsidRPr="000D2ED8">
                    <w:rPr>
                      <w:color w:val="00586F"/>
                      <w:sz w:val="20"/>
                    </w:rPr>
                    <w:t>160 nhân 2.200 bằng 352.000 VND</w:t>
                  </w:r>
                </w:p>
              </w:tc>
            </w:tr>
          </w:tbl>
          <w:p w14:paraId="30B041C3" w14:textId="77777777" w:rsidR="002425B0" w:rsidRPr="000D2ED8" w:rsidRDefault="002425B0" w:rsidP="00665ABD">
            <w:pPr>
              <w:rPr>
                <w:color w:val="00586F"/>
              </w:rPr>
            </w:pPr>
          </w:p>
          <w:p w14:paraId="74D7B479" w14:textId="77777777" w:rsidR="002425B0" w:rsidRPr="000D2ED8" w:rsidRDefault="002425B0" w:rsidP="00665ABD">
            <w:pPr>
              <w:spacing w:after="0"/>
              <w:rPr>
                <w:color w:val="00586F"/>
                <w:sz w:val="4"/>
              </w:rPr>
            </w:pPr>
          </w:p>
          <w:p w14:paraId="12336F9C" w14:textId="77777777" w:rsidR="002425B0" w:rsidRPr="000D2ED8" w:rsidRDefault="002425B0" w:rsidP="00665ABD">
            <w:pPr>
              <w:spacing w:after="20"/>
              <w:rPr>
                <w:color w:val="00586F"/>
              </w:rPr>
            </w:pPr>
            <w:r w:rsidRPr="000D2ED8">
              <w:rPr>
                <w:color w:val="00586F"/>
              </w:rPr>
              <w:lastRenderedPageBreak/>
              <w:t>Ràng buộc: loại điều kiện giá bán lẻ là ZRT1.</w:t>
            </w:r>
          </w:p>
          <w:p w14:paraId="5A4D6BA4" w14:textId="77777777" w:rsidR="002425B0" w:rsidRPr="000D2ED8" w:rsidRDefault="002425B0" w:rsidP="00665ABD">
            <w:pPr>
              <w:spacing w:after="20"/>
              <w:rPr>
                <w:color w:val="00586F"/>
              </w:rPr>
            </w:pPr>
            <w:r w:rsidRPr="000D2ED8">
              <w:rPr>
                <w:color w:val="00586F"/>
              </w:rPr>
              <w:t>Ràng buộc: đơn vị của điều kiện giá trùng đơn vị tính cơ sở thì không quy đổi.</w:t>
            </w:r>
          </w:p>
        </w:tc>
      </w:tr>
      <w:tr w:rsidR="002425B0" w:rsidRPr="000D2ED8" w14:paraId="77E487CA" w14:textId="77777777" w:rsidTr="00D91F3D">
        <w:trPr>
          <w:cantSplit/>
          <w:trHeight w:val="454"/>
          <w:jc w:val="center"/>
        </w:trPr>
        <w:tc>
          <w:tcPr>
            <w:tcW w:w="918" w:type="dxa"/>
            <w:vAlign w:val="center"/>
          </w:tcPr>
          <w:p w14:paraId="6D9C6926" w14:textId="77777777" w:rsidR="002425B0" w:rsidRPr="000D2ED8" w:rsidRDefault="002425B0" w:rsidP="00665ABD">
            <w:pPr>
              <w:spacing w:after="20"/>
              <w:jc w:val="center"/>
              <w:rPr>
                <w:color w:val="00586F"/>
              </w:rPr>
            </w:pPr>
            <w:r w:rsidRPr="000D2ED8">
              <w:rPr>
                <w:color w:val="00586F"/>
              </w:rPr>
              <w:lastRenderedPageBreak/>
              <w:t>15</w:t>
            </w:r>
          </w:p>
        </w:tc>
        <w:tc>
          <w:tcPr>
            <w:tcW w:w="1586" w:type="dxa"/>
            <w:vAlign w:val="center"/>
          </w:tcPr>
          <w:p w14:paraId="247ABB83" w14:textId="77777777" w:rsidR="002425B0" w:rsidRPr="000D2ED8" w:rsidRDefault="002425B0" w:rsidP="00665ABD">
            <w:pPr>
              <w:spacing w:after="20"/>
              <w:rPr>
                <w:color w:val="00586F"/>
              </w:rPr>
            </w:pPr>
            <w:r w:rsidRPr="000D2ED8">
              <w:rPr>
                <w:color w:val="00586F"/>
              </w:rPr>
              <w:t>Thành tiền</w:t>
            </w:r>
          </w:p>
        </w:tc>
        <w:tc>
          <w:tcPr>
            <w:tcW w:w="1402" w:type="dxa"/>
            <w:vAlign w:val="center"/>
          </w:tcPr>
          <w:p w14:paraId="137848DD" w14:textId="77777777" w:rsidR="002425B0" w:rsidRPr="000D2ED8" w:rsidRDefault="002425B0" w:rsidP="00665ABD">
            <w:pPr>
              <w:spacing w:after="20"/>
              <w:rPr>
                <w:color w:val="00586F"/>
              </w:rPr>
            </w:pPr>
            <w:r w:rsidRPr="000D2ED8">
              <w:rPr>
                <w:color w:val="00586F"/>
              </w:rPr>
              <w:t>Phải / CURR, 15</w:t>
            </w:r>
          </w:p>
        </w:tc>
        <w:tc>
          <w:tcPr>
            <w:tcW w:w="5528" w:type="dxa"/>
            <w:vAlign w:val="center"/>
          </w:tcPr>
          <w:p w14:paraId="08900993" w14:textId="77777777" w:rsidR="002425B0" w:rsidRPr="000D2ED8" w:rsidRDefault="002425B0" w:rsidP="00665ABD">
            <w:pPr>
              <w:spacing w:after="20"/>
              <w:rPr>
                <w:color w:val="00586F"/>
              </w:rPr>
            </w:pPr>
            <w:r w:rsidRPr="000D2ED8">
              <w:rPr>
                <w:color w:val="00586F"/>
              </w:rPr>
              <w:t>[Tcode] VF03:</w:t>
            </w:r>
          </w:p>
          <w:p w14:paraId="18CC043A" w14:textId="77777777" w:rsidR="002425B0" w:rsidRPr="000D2ED8" w:rsidRDefault="002425B0" w:rsidP="00665ABD">
            <w:pPr>
              <w:spacing w:after="20"/>
              <w:rPr>
                <w:color w:val="00586F"/>
              </w:rPr>
            </w:pPr>
            <w:r w:rsidRPr="000D2ED8">
              <w:rPr>
                <w:color w:val="00586F"/>
              </w:rPr>
              <w:t>Double click dòng hàng → [Tab] Conditions → lấy [Field] Net value của dòng hàng.</w:t>
            </w:r>
          </w:p>
          <w:p w14:paraId="65CAE4E8" w14:textId="77777777" w:rsidR="002425B0" w:rsidRPr="000D2ED8" w:rsidRDefault="002425B0" w:rsidP="00665ABD">
            <w:pPr>
              <w:spacing w:after="20"/>
              <w:rPr>
                <w:color w:val="00586F"/>
              </w:rPr>
            </w:pPr>
            <w:r w:rsidRPr="000D2ED8">
              <w:rPr>
                <w:color w:val="00586F"/>
              </w:rPr>
              <w:t>[Screen Field] Net value: VBRP-NETWR</w:t>
            </w:r>
          </w:p>
          <w:p w14:paraId="33BC8F32" w14:textId="77777777" w:rsidR="002425B0" w:rsidRPr="000D2ED8" w:rsidRDefault="002425B0" w:rsidP="00665ABD">
            <w:pPr>
              <w:spacing w:after="20"/>
              <w:rPr>
                <w:color w:val="00586F"/>
              </w:rPr>
            </w:pPr>
            <w:r w:rsidRPr="000D2ED8">
              <w:rPr>
                <w:color w:val="00586F"/>
              </w:rPr>
              <w:t>Ràng buộc: giá trị in ra chưa bao gồm thuế giá trị gia tăng.</w:t>
            </w:r>
          </w:p>
          <w:p w14:paraId="63CE2EC1" w14:textId="77777777" w:rsidR="002425B0" w:rsidRPr="000D2ED8" w:rsidRDefault="002425B0" w:rsidP="00665ABD">
            <w:pPr>
              <w:spacing w:after="20"/>
              <w:rPr>
                <w:color w:val="00586F"/>
              </w:rPr>
            </w:pPr>
            <w:r w:rsidRPr="000D2ED8">
              <w:rPr>
                <w:color w:val="00586F"/>
              </w:rPr>
              <w:t>Ràng buộc: tích của chỉ tiêu (13) và chỉ tiêu (14) có thể lệch chỉ tiêu (15) do làm tròn đơn giá; biểu mẫu in giá trị của VBRP-NETWR.</w:t>
            </w:r>
          </w:p>
        </w:tc>
      </w:tr>
      <w:tr w:rsidR="002425B0" w:rsidRPr="000D2ED8" w14:paraId="17BD2D32" w14:textId="77777777" w:rsidTr="00D91F3D">
        <w:trPr>
          <w:cantSplit/>
          <w:trHeight w:val="454"/>
          <w:jc w:val="center"/>
        </w:trPr>
        <w:tc>
          <w:tcPr>
            <w:tcW w:w="918" w:type="dxa"/>
            <w:vAlign w:val="center"/>
          </w:tcPr>
          <w:p w14:paraId="153A3CE2" w14:textId="77777777" w:rsidR="002425B0" w:rsidRPr="000D2ED8" w:rsidRDefault="002425B0" w:rsidP="00665ABD">
            <w:pPr>
              <w:spacing w:after="20"/>
              <w:jc w:val="center"/>
              <w:rPr>
                <w:color w:val="00586F"/>
              </w:rPr>
            </w:pPr>
            <w:r w:rsidRPr="000D2ED8">
              <w:rPr>
                <w:color w:val="00586F"/>
              </w:rPr>
              <w:t>16</w:t>
            </w:r>
          </w:p>
        </w:tc>
        <w:tc>
          <w:tcPr>
            <w:tcW w:w="1586" w:type="dxa"/>
            <w:vAlign w:val="center"/>
          </w:tcPr>
          <w:p w14:paraId="763E5E2C" w14:textId="73B91D71" w:rsidR="002425B0" w:rsidRPr="000D2ED8" w:rsidRDefault="00B77E28" w:rsidP="00665ABD">
            <w:pPr>
              <w:spacing w:after="20"/>
              <w:rPr>
                <w:color w:val="00586F"/>
              </w:rPr>
            </w:pPr>
            <w:r>
              <w:rPr>
                <w:color w:val="00586F"/>
              </w:rPr>
              <w:t>Thuế suất GTGT</w:t>
            </w:r>
          </w:p>
        </w:tc>
        <w:tc>
          <w:tcPr>
            <w:tcW w:w="1402" w:type="dxa"/>
            <w:vAlign w:val="center"/>
          </w:tcPr>
          <w:p w14:paraId="51AFC767" w14:textId="77777777" w:rsidR="002425B0" w:rsidRPr="000D2ED8" w:rsidRDefault="002425B0" w:rsidP="00665ABD">
            <w:pPr>
              <w:spacing w:after="20"/>
              <w:rPr>
                <w:color w:val="00586F"/>
              </w:rPr>
            </w:pPr>
            <w:r w:rsidRPr="000D2ED8">
              <w:rPr>
                <w:color w:val="00586F"/>
              </w:rPr>
              <w:t>Trái / CHAR, 120</w:t>
            </w:r>
          </w:p>
        </w:tc>
        <w:tc>
          <w:tcPr>
            <w:tcW w:w="5528" w:type="dxa"/>
            <w:vAlign w:val="center"/>
          </w:tcPr>
          <w:p w14:paraId="5F81995A" w14:textId="5EB86488" w:rsidR="002425B0" w:rsidRPr="000D2ED8" w:rsidRDefault="00B77E28" w:rsidP="00665ABD">
            <w:pPr>
              <w:spacing w:after="20"/>
              <w:rPr>
                <w:color w:val="00586F"/>
              </w:rPr>
            </w:pPr>
            <w:r>
              <w:rPr>
                <w:color w:val="00586F"/>
              </w:rPr>
              <w:t>Thuế suất GTGT theo từng dòng hàng.</w:t>
            </w:r>
          </w:p>
          <w:p w14:paraId="333873BF" w14:textId="2F61B642" w:rsidR="002425B0" w:rsidRPr="000D2ED8" w:rsidRDefault="00B77E28" w:rsidP="00665ABD">
            <w:pPr>
              <w:spacing w:after="20"/>
              <w:rPr>
                <w:color w:val="00586F"/>
              </w:rPr>
            </w:pPr>
            <w:r w:rsidRPr="00B77E28">
              <w:rPr>
                <w:color w:val="00586F"/>
              </w:rPr>
              <w:t>[Tcode] VF03: Truyền tham số (1) Số hoá đơn vào [Field] Billing → tại dòng hàng</w:t>
            </w:r>
            <w:r w:rsidR="000923CF">
              <w:rPr>
                <w:color w:val="00586F"/>
              </w:rPr>
              <w:t xml:space="preserve"> </w:t>
            </w:r>
            <w:r w:rsidRPr="00B77E28">
              <w:rPr>
                <w:color w:val="00586F"/>
              </w:rPr>
              <w:t xml:space="preserve">→ [Menu] Goto &gt; Item &gt; </w:t>
            </w:r>
            <w:r w:rsidR="00E53B0A">
              <w:rPr>
                <w:color w:val="00586F"/>
              </w:rPr>
              <w:t>tab Conditions</w:t>
            </w:r>
            <w:r w:rsidRPr="00B77E28">
              <w:rPr>
                <w:color w:val="00586F"/>
              </w:rPr>
              <w:t xml:space="preserve"> → t</w:t>
            </w:r>
            <w:r w:rsidR="00E53B0A">
              <w:rPr>
                <w:color w:val="00586F"/>
              </w:rPr>
              <w:t xml:space="preserve">ại </w:t>
            </w:r>
            <w:r w:rsidRPr="00B77E28">
              <w:rPr>
                <w:color w:val="00586F"/>
              </w:rPr>
              <w:t xml:space="preserve">dòng Condition Type </w:t>
            </w:r>
            <w:r w:rsidR="00E53B0A">
              <w:rPr>
                <w:color w:val="00586F"/>
              </w:rPr>
              <w:t>=</w:t>
            </w:r>
            <w:r w:rsidRPr="00B77E28">
              <w:rPr>
                <w:color w:val="00586F"/>
              </w:rPr>
              <w:t xml:space="preserve"> "MWST</w:t>
            </w:r>
            <w:r w:rsidR="00E53B0A">
              <w:rPr>
                <w:color w:val="00586F"/>
              </w:rPr>
              <w:t xml:space="preserve">” </w:t>
            </w:r>
            <w:r w:rsidR="00E53B0A" w:rsidRPr="00B77E28">
              <w:rPr>
                <w:color w:val="00586F"/>
              </w:rPr>
              <w:t>→</w:t>
            </w:r>
            <w:r w:rsidR="00F82CEF">
              <w:rPr>
                <w:color w:val="00586F"/>
              </w:rPr>
              <w:t xml:space="preserve"> lấy giá trị cột Amount</w:t>
            </w:r>
            <w:r w:rsidR="00312194">
              <w:rPr>
                <w:color w:val="00586F"/>
              </w:rPr>
              <w:t xml:space="preserve"> (hiển thị dạng %)</w:t>
            </w:r>
          </w:p>
        </w:tc>
      </w:tr>
      <w:tr w:rsidR="002425B0" w:rsidRPr="000D2ED8" w14:paraId="3908C6AE" w14:textId="77777777" w:rsidTr="00D91F3D">
        <w:trPr>
          <w:cantSplit/>
          <w:trHeight w:val="454"/>
          <w:jc w:val="center"/>
        </w:trPr>
        <w:tc>
          <w:tcPr>
            <w:tcW w:w="918" w:type="dxa"/>
            <w:vAlign w:val="center"/>
          </w:tcPr>
          <w:p w14:paraId="4F7BA397" w14:textId="77777777" w:rsidR="002425B0" w:rsidRPr="000D2ED8" w:rsidRDefault="002425B0" w:rsidP="00665ABD">
            <w:pPr>
              <w:spacing w:after="20"/>
              <w:jc w:val="center"/>
              <w:rPr>
                <w:color w:val="00586F"/>
              </w:rPr>
            </w:pPr>
            <w:r w:rsidRPr="000D2ED8">
              <w:rPr>
                <w:color w:val="00586F"/>
              </w:rPr>
              <w:t>17</w:t>
            </w:r>
          </w:p>
        </w:tc>
        <w:tc>
          <w:tcPr>
            <w:tcW w:w="1586" w:type="dxa"/>
            <w:vAlign w:val="center"/>
          </w:tcPr>
          <w:p w14:paraId="553FBC2F" w14:textId="77777777" w:rsidR="002425B0" w:rsidRPr="000D2ED8" w:rsidRDefault="002425B0" w:rsidP="00665ABD">
            <w:pPr>
              <w:spacing w:after="20"/>
              <w:rPr>
                <w:color w:val="00586F"/>
              </w:rPr>
            </w:pPr>
            <w:r w:rsidRPr="000D2ED8">
              <w:rPr>
                <w:color w:val="00586F"/>
              </w:rPr>
              <w:t>Tổng cộng</w:t>
            </w:r>
          </w:p>
        </w:tc>
        <w:tc>
          <w:tcPr>
            <w:tcW w:w="1402" w:type="dxa"/>
            <w:vAlign w:val="center"/>
          </w:tcPr>
          <w:p w14:paraId="0923393C" w14:textId="77777777" w:rsidR="002425B0" w:rsidRPr="000D2ED8" w:rsidRDefault="002425B0" w:rsidP="00665ABD">
            <w:pPr>
              <w:spacing w:after="20"/>
              <w:rPr>
                <w:color w:val="00586F"/>
              </w:rPr>
            </w:pPr>
            <w:r w:rsidRPr="000D2ED8">
              <w:rPr>
                <w:color w:val="00586F"/>
              </w:rPr>
              <w:t>Phải / CURR, 15</w:t>
            </w:r>
          </w:p>
        </w:tc>
        <w:tc>
          <w:tcPr>
            <w:tcW w:w="5528" w:type="dxa"/>
            <w:vAlign w:val="center"/>
          </w:tcPr>
          <w:p w14:paraId="27576454" w14:textId="77777777" w:rsidR="002425B0" w:rsidRPr="000D2ED8" w:rsidRDefault="002425B0" w:rsidP="00665ABD">
            <w:pPr>
              <w:spacing w:after="20"/>
              <w:rPr>
                <w:color w:val="00586F"/>
              </w:rPr>
            </w:pPr>
            <w:r w:rsidRPr="000D2ED8">
              <w:rPr>
                <w:b/>
                <w:color w:val="00586F"/>
              </w:rPr>
              <w:t>Công thức</w:t>
            </w:r>
          </w:p>
          <w:p w14:paraId="5EB0A076" w14:textId="77777777" w:rsidR="002425B0" w:rsidRPr="000D2ED8" w:rsidRDefault="002425B0" w:rsidP="00665ABD">
            <w:pPr>
              <w:spacing w:after="20"/>
              <w:rPr>
                <w:color w:val="00586F"/>
              </w:rPr>
            </w:pPr>
            <w:r w:rsidRPr="000D2ED8">
              <w:rPr>
                <w:color w:val="00586F"/>
              </w:rPr>
              <w:t>Cộng chỉ tiêu (15) Thành tiền của toàn bộ dòng hàng in trên bảng kê.</w:t>
            </w:r>
          </w:p>
        </w:tc>
      </w:tr>
      <w:tr w:rsidR="00D91F3D" w:rsidRPr="000D2ED8" w14:paraId="47F55F44" w14:textId="77777777" w:rsidTr="00D91F3D">
        <w:trPr>
          <w:cantSplit/>
          <w:trHeight w:val="454"/>
          <w:jc w:val="center"/>
        </w:trPr>
        <w:tc>
          <w:tcPr>
            <w:tcW w:w="918" w:type="dxa"/>
            <w:vAlign w:val="center"/>
          </w:tcPr>
          <w:p w14:paraId="287B3E39" w14:textId="69B9277F" w:rsidR="00D91F3D" w:rsidRPr="000D2ED8" w:rsidRDefault="00D91F3D" w:rsidP="00665ABD">
            <w:pPr>
              <w:spacing w:after="20"/>
              <w:jc w:val="center"/>
              <w:rPr>
                <w:color w:val="00586F"/>
              </w:rPr>
            </w:pPr>
            <w:r>
              <w:rPr>
                <w:color w:val="00586F"/>
              </w:rPr>
              <w:t>19.1</w:t>
            </w:r>
          </w:p>
        </w:tc>
        <w:tc>
          <w:tcPr>
            <w:tcW w:w="1586" w:type="dxa"/>
            <w:vAlign w:val="center"/>
          </w:tcPr>
          <w:p w14:paraId="1B0ED86A" w14:textId="0C060983" w:rsidR="00D91F3D" w:rsidRPr="000D2ED8" w:rsidRDefault="008B7E1D" w:rsidP="00665ABD">
            <w:pPr>
              <w:spacing w:after="20"/>
              <w:rPr>
                <w:color w:val="00586F"/>
              </w:rPr>
            </w:pPr>
            <w:r>
              <w:rPr>
                <w:color w:val="00586F"/>
              </w:rPr>
              <w:t>Thuế</w:t>
            </w:r>
            <w:r w:rsidR="00402C87">
              <w:rPr>
                <w:color w:val="00586F"/>
              </w:rPr>
              <w:t xml:space="preserve"> suất GTGT</w:t>
            </w:r>
          </w:p>
        </w:tc>
        <w:tc>
          <w:tcPr>
            <w:tcW w:w="1402" w:type="dxa"/>
            <w:vAlign w:val="center"/>
          </w:tcPr>
          <w:p w14:paraId="23912DD5" w14:textId="346365D9" w:rsidR="00D91F3D" w:rsidRPr="000D2ED8" w:rsidRDefault="00402C87" w:rsidP="00665ABD">
            <w:pPr>
              <w:spacing w:after="20"/>
              <w:rPr>
                <w:color w:val="00586F"/>
              </w:rPr>
            </w:pPr>
            <w:r w:rsidRPr="000D2ED8">
              <w:rPr>
                <w:color w:val="00586F"/>
              </w:rPr>
              <w:t>Phải / DEC, (5, 2)</w:t>
            </w:r>
          </w:p>
        </w:tc>
        <w:tc>
          <w:tcPr>
            <w:tcW w:w="5528" w:type="dxa"/>
            <w:vAlign w:val="center"/>
          </w:tcPr>
          <w:p w14:paraId="5C855178" w14:textId="4069B7E2" w:rsidR="00D91F3D" w:rsidRPr="00703976" w:rsidRDefault="00077D0A" w:rsidP="00665ABD">
            <w:pPr>
              <w:spacing w:after="20"/>
              <w:rPr>
                <w:bCs/>
                <w:color w:val="00586F"/>
              </w:rPr>
            </w:pPr>
            <w:r w:rsidRPr="00703976">
              <w:rPr>
                <w:bCs/>
                <w:color w:val="00586F"/>
              </w:rPr>
              <w:t>T</w:t>
            </w:r>
            <w:r w:rsidRPr="00703976">
              <w:rPr>
                <w:bCs/>
                <w:color w:val="00586F"/>
              </w:rPr>
              <w:t>ổng hợp thuế theo từng mức thuế suất</w:t>
            </w:r>
            <w:r w:rsidRPr="00703976">
              <w:rPr>
                <w:bCs/>
                <w:color w:val="00586F"/>
              </w:rPr>
              <w:br/>
            </w:r>
            <w:r w:rsidR="0081775E" w:rsidRPr="00703976">
              <w:rPr>
                <w:bCs/>
                <w:color w:val="00586F"/>
              </w:rPr>
              <w:t>Xét chỉ tiêu (16) Thuế suất GTGT từng dòng hàng</w:t>
            </w:r>
            <w:r w:rsidR="00703976">
              <w:rPr>
                <w:bCs/>
                <w:color w:val="00586F"/>
              </w:rPr>
              <w:t>:</w:t>
            </w:r>
            <w:r w:rsidR="0081775E" w:rsidRPr="00703976">
              <w:rPr>
                <w:bCs/>
                <w:color w:val="00586F"/>
              </w:rPr>
              <w:t xml:space="preserve"> </w:t>
            </w:r>
          </w:p>
          <w:p w14:paraId="1397F742" w14:textId="19C6BD44" w:rsidR="00B84DCA" w:rsidRPr="00703976" w:rsidRDefault="00F56E33" w:rsidP="00665ABD">
            <w:pPr>
              <w:spacing w:after="20"/>
              <w:rPr>
                <w:bCs/>
                <w:color w:val="00586F"/>
              </w:rPr>
            </w:pPr>
            <w:r>
              <w:rPr>
                <w:bCs/>
                <w:color w:val="00586F"/>
              </w:rPr>
              <w:t>Với mỗi</w:t>
            </w:r>
            <w:r w:rsidR="0026753A" w:rsidRPr="00703976">
              <w:rPr>
                <w:bCs/>
                <w:color w:val="00586F"/>
              </w:rPr>
              <w:t xml:space="preserve"> giá trị thuế</w:t>
            </w:r>
            <w:r w:rsidR="00C80568">
              <w:rPr>
                <w:bCs/>
                <w:color w:val="00586F"/>
              </w:rPr>
              <w:t xml:space="preserve"> suất</w:t>
            </w:r>
            <w:r w:rsidR="0026753A" w:rsidRPr="00703976">
              <w:rPr>
                <w:bCs/>
                <w:color w:val="00586F"/>
              </w:rPr>
              <w:t>, hiển thị 1 dòng Thuế suất GTGT tương ứng.</w:t>
            </w:r>
            <w:r w:rsidR="009E3AAD">
              <w:rPr>
                <w:bCs/>
                <w:color w:val="00586F"/>
              </w:rPr>
              <w:br/>
              <w:t>Hiển thị giá trị %</w:t>
            </w:r>
          </w:p>
        </w:tc>
      </w:tr>
      <w:tr w:rsidR="002425B0" w:rsidRPr="000D2ED8" w14:paraId="7099D165" w14:textId="77777777" w:rsidTr="00D91F3D">
        <w:trPr>
          <w:cantSplit/>
          <w:trHeight w:val="454"/>
          <w:jc w:val="center"/>
        </w:trPr>
        <w:tc>
          <w:tcPr>
            <w:tcW w:w="918" w:type="dxa"/>
            <w:vAlign w:val="center"/>
          </w:tcPr>
          <w:p w14:paraId="3E066E05" w14:textId="77777777" w:rsidR="002425B0" w:rsidRPr="000D2ED8" w:rsidRDefault="002425B0" w:rsidP="00665ABD">
            <w:pPr>
              <w:spacing w:after="20"/>
              <w:jc w:val="center"/>
              <w:rPr>
                <w:color w:val="00586F"/>
              </w:rPr>
            </w:pPr>
            <w:r w:rsidRPr="000D2ED8">
              <w:rPr>
                <w:color w:val="00586F"/>
              </w:rPr>
              <w:t>19</w:t>
            </w:r>
          </w:p>
        </w:tc>
        <w:tc>
          <w:tcPr>
            <w:tcW w:w="1586" w:type="dxa"/>
            <w:vAlign w:val="center"/>
          </w:tcPr>
          <w:p w14:paraId="17B783D2" w14:textId="5F5BF201" w:rsidR="002425B0" w:rsidRPr="000D2ED8" w:rsidRDefault="0043225D" w:rsidP="00665ABD">
            <w:pPr>
              <w:spacing w:after="20"/>
              <w:rPr>
                <w:color w:val="00586F"/>
              </w:rPr>
            </w:pPr>
            <w:r>
              <w:rPr>
                <w:color w:val="00586F"/>
              </w:rPr>
              <w:t>Tổng cộng tiền thuế</w:t>
            </w:r>
          </w:p>
        </w:tc>
        <w:tc>
          <w:tcPr>
            <w:tcW w:w="1402" w:type="dxa"/>
            <w:vAlign w:val="center"/>
          </w:tcPr>
          <w:p w14:paraId="7648C622" w14:textId="502A4707" w:rsidR="002425B0" w:rsidRPr="000D2ED8" w:rsidRDefault="0043225D" w:rsidP="00665ABD">
            <w:pPr>
              <w:spacing w:after="20"/>
              <w:rPr>
                <w:color w:val="00586F"/>
              </w:rPr>
            </w:pPr>
            <w:r w:rsidRPr="000D2ED8">
              <w:rPr>
                <w:color w:val="00586F"/>
              </w:rPr>
              <w:t>Phải / CURR, 15</w:t>
            </w:r>
          </w:p>
        </w:tc>
        <w:tc>
          <w:tcPr>
            <w:tcW w:w="5528" w:type="dxa"/>
            <w:vAlign w:val="center"/>
          </w:tcPr>
          <w:p w14:paraId="4B43517C" w14:textId="689C296D" w:rsidR="002425B0" w:rsidRPr="000D2ED8" w:rsidRDefault="00CE7CE3" w:rsidP="00665ABD">
            <w:pPr>
              <w:spacing w:after="20"/>
              <w:rPr>
                <w:color w:val="00586F"/>
              </w:rPr>
            </w:pPr>
            <w:r>
              <w:rPr>
                <w:color w:val="00586F"/>
              </w:rPr>
              <w:t>Tổng cộng tiền thuế = Sum các chỉ tiêu (20) Tiền thuế GTGT</w:t>
            </w:r>
          </w:p>
        </w:tc>
      </w:tr>
      <w:tr w:rsidR="002425B0" w:rsidRPr="000D2ED8" w14:paraId="2BE412AE" w14:textId="77777777" w:rsidTr="00D91F3D">
        <w:trPr>
          <w:cantSplit/>
          <w:trHeight w:val="302"/>
          <w:jc w:val="center"/>
        </w:trPr>
        <w:tc>
          <w:tcPr>
            <w:tcW w:w="91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802F73E" w14:textId="77777777" w:rsidR="002425B0" w:rsidRPr="000D2ED8" w:rsidRDefault="002425B0" w:rsidP="00665ABD">
            <w:pPr>
              <w:spacing w:after="20"/>
              <w:jc w:val="center"/>
              <w:rPr>
                <w:color w:val="00586F"/>
              </w:rPr>
            </w:pPr>
            <w:r w:rsidRPr="000D2ED8">
              <w:rPr>
                <w:color w:val="00586F"/>
              </w:rPr>
              <w:lastRenderedPageBreak/>
              <w:t>20</w:t>
            </w:r>
          </w:p>
        </w:tc>
        <w:tc>
          <w:tcPr>
            <w:tcW w:w="1586"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4D3E091" w14:textId="77777777" w:rsidR="002425B0" w:rsidRPr="000D2ED8" w:rsidRDefault="002425B0" w:rsidP="00665ABD">
            <w:pPr>
              <w:spacing w:after="20"/>
              <w:rPr>
                <w:color w:val="00586F"/>
              </w:rPr>
            </w:pPr>
            <w:r w:rsidRPr="000D2ED8">
              <w:rPr>
                <w:color w:val="00586F"/>
              </w:rPr>
              <w:t>Tiền thuế GTGT</w:t>
            </w:r>
          </w:p>
        </w:tc>
        <w:tc>
          <w:tcPr>
            <w:tcW w:w="140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F5AC263" w14:textId="77777777" w:rsidR="002425B0" w:rsidRPr="000D2ED8" w:rsidRDefault="002425B0" w:rsidP="00665ABD">
            <w:pPr>
              <w:spacing w:after="20"/>
              <w:rPr>
                <w:color w:val="00586F"/>
              </w:rPr>
            </w:pPr>
            <w:r w:rsidRPr="000D2ED8">
              <w:rPr>
                <w:color w:val="00586F"/>
              </w:rPr>
              <w:t>Phải / CURR, 15</w:t>
            </w:r>
          </w:p>
        </w:tc>
        <w:tc>
          <w:tcPr>
            <w:tcW w:w="5528"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C598A88" w14:textId="15CFD506" w:rsidR="002425B0" w:rsidRPr="000D2ED8" w:rsidRDefault="00453212" w:rsidP="00665ABD">
            <w:pPr>
              <w:spacing w:after="20"/>
              <w:rPr>
                <w:color w:val="00586F"/>
              </w:rPr>
            </w:pPr>
            <w:r>
              <w:rPr>
                <w:color w:val="00586F"/>
              </w:rPr>
              <w:t>Xét</w:t>
            </w:r>
            <w:r w:rsidR="00B013AC">
              <w:rPr>
                <w:color w:val="00586F"/>
              </w:rPr>
              <w:t xml:space="preserve"> các dòng hàng có chỉ tiêu </w:t>
            </w:r>
            <w:r w:rsidR="00AF7F28">
              <w:rPr>
                <w:color w:val="00586F"/>
              </w:rPr>
              <w:t>(</w:t>
            </w:r>
            <w:r w:rsidR="00B013AC">
              <w:rPr>
                <w:color w:val="00586F"/>
              </w:rPr>
              <w:t>16</w:t>
            </w:r>
            <w:r w:rsidR="00AF7F28">
              <w:rPr>
                <w:color w:val="00586F"/>
              </w:rPr>
              <w:t>) Thuế suất GTGT = chỉ tiêu (19.1) Thuế suất GTGT</w:t>
            </w:r>
            <w:r w:rsidR="00B013AC">
              <w:rPr>
                <w:color w:val="00586F"/>
              </w:rPr>
              <w:br/>
            </w:r>
            <w:r w:rsidR="00FE096B" w:rsidRPr="00B77E28">
              <w:rPr>
                <w:color w:val="00586F"/>
              </w:rPr>
              <w:t>[Tcode] VF03: Truyền tham số (1) Số hoá đơn vào [Field] Billing → tại dòng hàng</w:t>
            </w:r>
            <w:r w:rsidR="00742FBD">
              <w:rPr>
                <w:color w:val="00586F"/>
              </w:rPr>
              <w:t xml:space="preserve"> vừa xét</w:t>
            </w:r>
            <w:r w:rsidR="00FE096B">
              <w:rPr>
                <w:color w:val="00586F"/>
              </w:rPr>
              <w:t xml:space="preserve"> </w:t>
            </w:r>
            <w:r w:rsidR="00FE096B" w:rsidRPr="00B77E28">
              <w:rPr>
                <w:color w:val="00586F"/>
              </w:rPr>
              <w:t xml:space="preserve">→ [Menu] Goto &gt; Item &gt; </w:t>
            </w:r>
            <w:r w:rsidR="00FE096B">
              <w:rPr>
                <w:color w:val="00586F"/>
              </w:rPr>
              <w:t>tab Conditions</w:t>
            </w:r>
            <w:r w:rsidR="00FE096B" w:rsidRPr="00B77E28">
              <w:rPr>
                <w:color w:val="00586F"/>
              </w:rPr>
              <w:t xml:space="preserve"> → t</w:t>
            </w:r>
            <w:r w:rsidR="00FE096B">
              <w:rPr>
                <w:color w:val="00586F"/>
              </w:rPr>
              <w:t xml:space="preserve">ại </w:t>
            </w:r>
            <w:r w:rsidR="00FE096B" w:rsidRPr="00B77E28">
              <w:rPr>
                <w:color w:val="00586F"/>
              </w:rPr>
              <w:t xml:space="preserve">dòng Condition Type </w:t>
            </w:r>
            <w:r w:rsidR="00FE096B">
              <w:rPr>
                <w:color w:val="00586F"/>
              </w:rPr>
              <w:t>=</w:t>
            </w:r>
            <w:r w:rsidR="00FE096B" w:rsidRPr="00B77E28">
              <w:rPr>
                <w:color w:val="00586F"/>
              </w:rPr>
              <w:t xml:space="preserve"> "MWST</w:t>
            </w:r>
            <w:r w:rsidR="00FE096B">
              <w:rPr>
                <w:color w:val="00586F"/>
              </w:rPr>
              <w:t>”</w:t>
            </w:r>
            <w:r w:rsidR="00FE096B">
              <w:rPr>
                <w:color w:val="00586F"/>
              </w:rPr>
              <w:t xml:space="preserve"> </w:t>
            </w:r>
            <w:r w:rsidR="00FE096B" w:rsidRPr="00B77E28">
              <w:rPr>
                <w:color w:val="00586F"/>
              </w:rPr>
              <w:t>→</w:t>
            </w:r>
            <w:r w:rsidR="00FE096B">
              <w:rPr>
                <w:color w:val="00586F"/>
              </w:rPr>
              <w:t xml:space="preserve"> Lấy </w:t>
            </w:r>
            <w:r w:rsidR="00742FBD">
              <w:rPr>
                <w:color w:val="00586F"/>
              </w:rPr>
              <w:t>Condition Value</w:t>
            </w:r>
            <w:r w:rsidR="00742FBD">
              <w:rPr>
                <w:color w:val="00586F"/>
              </w:rPr>
              <w:br/>
            </w:r>
            <w:r w:rsidR="00742FBD">
              <w:rPr>
                <w:color w:val="00586F"/>
              </w:rPr>
              <w:br/>
              <w:t xml:space="preserve">Tiền thuế GTGT = </w:t>
            </w:r>
            <w:r w:rsidR="00B109D9">
              <w:rPr>
                <w:color w:val="00586F"/>
              </w:rPr>
              <w:t>SUM Condition Value của các Item cùng nhóm thuế suất</w:t>
            </w:r>
          </w:p>
          <w:p w14:paraId="6224389B" w14:textId="77777777" w:rsidR="002425B0" w:rsidRPr="000D2ED8" w:rsidRDefault="002425B0" w:rsidP="00665ABD">
            <w:pPr>
              <w:spacing w:after="20"/>
              <w:rPr>
                <w:color w:val="00586F"/>
              </w:rPr>
            </w:pPr>
          </w:p>
          <w:p w14:paraId="229C6ACD" w14:textId="77777777" w:rsidR="002425B0" w:rsidRPr="000D2ED8" w:rsidRDefault="002425B0" w:rsidP="00665ABD">
            <w:pPr>
              <w:spacing w:after="20"/>
              <w:rPr>
                <w:color w:val="00586F"/>
              </w:rPr>
            </w:pPr>
            <w:r w:rsidRPr="000D2ED8">
              <w:rPr>
                <w:b/>
                <w:color w:val="00586F"/>
              </w:rPr>
              <w:t>Công thức</w:t>
            </w:r>
          </w:p>
          <w:p w14:paraId="65BA01CD" w14:textId="77777777" w:rsidR="002425B0" w:rsidRPr="000D2ED8" w:rsidRDefault="002425B0" w:rsidP="00665ABD">
            <w:pPr>
              <w:spacing w:after="20"/>
              <w:rPr>
                <w:color w:val="00586F"/>
              </w:rPr>
            </w:pPr>
            <w:r w:rsidRPr="000D2ED8">
              <w:rPr>
                <w:color w:val="00586F"/>
              </w:rPr>
              <w:t>Cộng KWERT của các hoá đơn in trên bảng kê.</w:t>
            </w:r>
          </w:p>
        </w:tc>
      </w:tr>
      <w:tr w:rsidR="002425B0" w:rsidRPr="000D2ED8" w14:paraId="0B320E75" w14:textId="77777777" w:rsidTr="00D91F3D">
        <w:trPr>
          <w:cantSplit/>
          <w:trHeight w:val="454"/>
          <w:jc w:val="center"/>
        </w:trPr>
        <w:tc>
          <w:tcPr>
            <w:tcW w:w="918" w:type="dxa"/>
            <w:vAlign w:val="center"/>
          </w:tcPr>
          <w:p w14:paraId="67AD64B1" w14:textId="77777777" w:rsidR="002425B0" w:rsidRPr="000D2ED8" w:rsidRDefault="002425B0" w:rsidP="00665ABD">
            <w:pPr>
              <w:spacing w:after="20"/>
              <w:jc w:val="center"/>
              <w:rPr>
                <w:color w:val="00586F"/>
              </w:rPr>
            </w:pPr>
            <w:r w:rsidRPr="000D2ED8">
              <w:rPr>
                <w:color w:val="00586F"/>
              </w:rPr>
              <w:t>21</w:t>
            </w:r>
          </w:p>
        </w:tc>
        <w:tc>
          <w:tcPr>
            <w:tcW w:w="1586" w:type="dxa"/>
            <w:vAlign w:val="center"/>
          </w:tcPr>
          <w:p w14:paraId="01FCBF15" w14:textId="77777777" w:rsidR="002425B0" w:rsidRPr="000D2ED8" w:rsidRDefault="002425B0" w:rsidP="00665ABD">
            <w:pPr>
              <w:spacing w:after="20"/>
              <w:rPr>
                <w:color w:val="00586F"/>
              </w:rPr>
            </w:pPr>
            <w:r w:rsidRPr="000D2ED8">
              <w:rPr>
                <w:color w:val="00586F"/>
              </w:rPr>
              <w:t>Tổng cộng tiền thanh toán</w:t>
            </w:r>
          </w:p>
        </w:tc>
        <w:tc>
          <w:tcPr>
            <w:tcW w:w="1402" w:type="dxa"/>
            <w:vAlign w:val="center"/>
          </w:tcPr>
          <w:p w14:paraId="583B47DE" w14:textId="77777777" w:rsidR="002425B0" w:rsidRPr="000D2ED8" w:rsidRDefault="002425B0" w:rsidP="00665ABD">
            <w:pPr>
              <w:spacing w:after="20"/>
              <w:rPr>
                <w:color w:val="00586F"/>
              </w:rPr>
            </w:pPr>
            <w:r w:rsidRPr="000D2ED8">
              <w:rPr>
                <w:color w:val="00586F"/>
              </w:rPr>
              <w:t>Phải / CURR, 15</w:t>
            </w:r>
          </w:p>
        </w:tc>
        <w:tc>
          <w:tcPr>
            <w:tcW w:w="5528" w:type="dxa"/>
            <w:vAlign w:val="center"/>
          </w:tcPr>
          <w:p w14:paraId="7540F52D" w14:textId="77777777" w:rsidR="002425B0" w:rsidRPr="000D2ED8" w:rsidRDefault="002425B0" w:rsidP="00665ABD">
            <w:pPr>
              <w:spacing w:after="20"/>
              <w:rPr>
                <w:color w:val="00586F"/>
              </w:rPr>
            </w:pPr>
            <w:r w:rsidRPr="000D2ED8">
              <w:rPr>
                <w:b/>
                <w:color w:val="00586F"/>
              </w:rPr>
              <w:t>Công thức</w:t>
            </w:r>
          </w:p>
          <w:p w14:paraId="580AB4E9" w14:textId="77777777" w:rsidR="002425B0" w:rsidRPr="000D2ED8" w:rsidRDefault="002425B0" w:rsidP="00665ABD">
            <w:pPr>
              <w:spacing w:after="20"/>
              <w:rPr>
                <w:color w:val="00586F"/>
              </w:rPr>
            </w:pPr>
            <w:r w:rsidRPr="000D2ED8">
              <w:rPr>
                <w:color w:val="00586F"/>
              </w:rPr>
              <w:t>Chỉ tiêu (21) bằng chỉ tiêu (17) cộng chỉ tiêu (20) trừ chỉ tiêu (18).</w:t>
            </w:r>
          </w:p>
          <w:p w14:paraId="2DCB2856" w14:textId="77777777" w:rsidR="002425B0" w:rsidRPr="000D2ED8" w:rsidRDefault="002425B0" w:rsidP="00665ABD">
            <w:pPr>
              <w:spacing w:after="20"/>
              <w:rPr>
                <w:color w:val="00586F"/>
              </w:rPr>
            </w:pPr>
            <w:r w:rsidRPr="000D2ED8">
              <w:rPr>
                <w:b/>
                <w:color w:val="00586F"/>
              </w:rPr>
              <w:t>Ví dụ minh hoạ</w:t>
            </w:r>
          </w:p>
          <w:p w14:paraId="65D72EFA" w14:textId="77777777" w:rsidR="002425B0" w:rsidRPr="000D2ED8" w:rsidRDefault="002425B0" w:rsidP="00665ABD">
            <w:pPr>
              <w:spacing w:after="20"/>
              <w:rPr>
                <w:color w:val="00586F"/>
              </w:rPr>
            </w:pPr>
            <w:r w:rsidRPr="000D2ED8">
              <w:rPr>
                <w:color w:val="00586F"/>
              </w:rPr>
              <w:t>Theo số liệu tại mục Mẫu báo cáo/ chứng từ: 1.112.500 cộng 55.625 trừ 0 bằng 1.168.125.</w:t>
            </w:r>
          </w:p>
        </w:tc>
      </w:tr>
      <w:tr w:rsidR="00175CA4" w:rsidRPr="000D2ED8" w14:paraId="517B7BE6" w14:textId="77777777" w:rsidTr="00D91F3D">
        <w:trPr>
          <w:cantSplit/>
          <w:trHeight w:val="454"/>
          <w:jc w:val="center"/>
        </w:trPr>
        <w:tc>
          <w:tcPr>
            <w:tcW w:w="918" w:type="dxa"/>
            <w:vAlign w:val="center"/>
          </w:tcPr>
          <w:p w14:paraId="0F8815C9" w14:textId="033428F8" w:rsidR="00175CA4" w:rsidRPr="000D2ED8" w:rsidRDefault="00175CA4" w:rsidP="00665ABD">
            <w:pPr>
              <w:spacing w:after="20"/>
              <w:jc w:val="center"/>
              <w:rPr>
                <w:color w:val="00586F"/>
              </w:rPr>
            </w:pPr>
            <w:r>
              <w:rPr>
                <w:color w:val="00586F"/>
              </w:rPr>
              <w:t>21.1</w:t>
            </w:r>
          </w:p>
        </w:tc>
        <w:tc>
          <w:tcPr>
            <w:tcW w:w="1586" w:type="dxa"/>
            <w:vAlign w:val="center"/>
          </w:tcPr>
          <w:p w14:paraId="72B887CC" w14:textId="3BADE3F9" w:rsidR="00175CA4" w:rsidRPr="000D2ED8" w:rsidRDefault="00175CA4" w:rsidP="00665ABD">
            <w:pPr>
              <w:spacing w:after="20"/>
              <w:rPr>
                <w:color w:val="00586F"/>
              </w:rPr>
            </w:pPr>
            <w:r>
              <w:rPr>
                <w:color w:val="00586F"/>
              </w:rPr>
              <w:t>Số tiền bằng chữ</w:t>
            </w:r>
          </w:p>
        </w:tc>
        <w:tc>
          <w:tcPr>
            <w:tcW w:w="1402" w:type="dxa"/>
            <w:vAlign w:val="center"/>
          </w:tcPr>
          <w:p w14:paraId="2C3E9DC3" w14:textId="7E5BAC54" w:rsidR="00175CA4" w:rsidRPr="000D2ED8" w:rsidRDefault="00175CA4" w:rsidP="00665ABD">
            <w:pPr>
              <w:spacing w:after="20"/>
              <w:rPr>
                <w:color w:val="00586F"/>
              </w:rPr>
            </w:pPr>
            <w:r w:rsidRPr="000D2ED8">
              <w:rPr>
                <w:color w:val="00586F"/>
              </w:rPr>
              <w:t>Trái / CHAR, 1</w:t>
            </w:r>
            <w:r>
              <w:rPr>
                <w:color w:val="00586F"/>
              </w:rPr>
              <w:t>20</w:t>
            </w:r>
          </w:p>
        </w:tc>
        <w:tc>
          <w:tcPr>
            <w:tcW w:w="5528" w:type="dxa"/>
            <w:vAlign w:val="center"/>
          </w:tcPr>
          <w:p w14:paraId="79371708" w14:textId="395120AA" w:rsidR="00175CA4" w:rsidRPr="00175CA4" w:rsidRDefault="00175CA4" w:rsidP="00665ABD">
            <w:pPr>
              <w:spacing w:after="20"/>
              <w:rPr>
                <w:bCs/>
                <w:color w:val="00586F"/>
              </w:rPr>
            </w:pPr>
            <w:r w:rsidRPr="00175CA4">
              <w:rPr>
                <w:bCs/>
                <w:color w:val="00586F"/>
              </w:rPr>
              <w:t>Số tiền bằng chữ cho chỉ tiêu (21) Tổng cộng tiền thanh toán</w:t>
            </w:r>
          </w:p>
        </w:tc>
      </w:tr>
      <w:tr w:rsidR="002425B0" w:rsidRPr="000D2ED8" w14:paraId="0B5A0ED1" w14:textId="77777777" w:rsidTr="00D91F3D">
        <w:trPr>
          <w:cantSplit/>
          <w:trHeight w:val="454"/>
          <w:jc w:val="center"/>
        </w:trPr>
        <w:tc>
          <w:tcPr>
            <w:tcW w:w="918" w:type="dxa"/>
            <w:vAlign w:val="center"/>
          </w:tcPr>
          <w:p w14:paraId="1A61459E" w14:textId="77777777" w:rsidR="002425B0" w:rsidRPr="000D2ED8" w:rsidRDefault="002425B0" w:rsidP="00665ABD">
            <w:pPr>
              <w:spacing w:after="20"/>
              <w:jc w:val="center"/>
              <w:rPr>
                <w:color w:val="00586F"/>
              </w:rPr>
            </w:pPr>
            <w:r w:rsidRPr="000D2ED8">
              <w:rPr>
                <w:color w:val="00586F"/>
              </w:rPr>
              <w:t>22</w:t>
            </w:r>
          </w:p>
        </w:tc>
        <w:tc>
          <w:tcPr>
            <w:tcW w:w="1586" w:type="dxa"/>
            <w:vAlign w:val="center"/>
          </w:tcPr>
          <w:p w14:paraId="20B89132" w14:textId="77777777" w:rsidR="002425B0" w:rsidRPr="000D2ED8" w:rsidRDefault="002425B0" w:rsidP="00665ABD">
            <w:pPr>
              <w:spacing w:after="20"/>
              <w:rPr>
                <w:color w:val="00586F"/>
              </w:rPr>
            </w:pPr>
            <w:r w:rsidRPr="000D2ED8">
              <w:rPr>
                <w:color w:val="00586F"/>
              </w:rPr>
              <w:t>Ngày lập biểu</w:t>
            </w:r>
          </w:p>
        </w:tc>
        <w:tc>
          <w:tcPr>
            <w:tcW w:w="1402" w:type="dxa"/>
            <w:vAlign w:val="center"/>
          </w:tcPr>
          <w:p w14:paraId="63A6F9FD" w14:textId="77777777" w:rsidR="002425B0" w:rsidRPr="000D2ED8" w:rsidRDefault="002425B0" w:rsidP="00665ABD">
            <w:pPr>
              <w:spacing w:after="20"/>
              <w:rPr>
                <w:color w:val="00586F"/>
              </w:rPr>
            </w:pPr>
            <w:r w:rsidRPr="000D2ED8">
              <w:rPr>
                <w:color w:val="00586F"/>
              </w:rPr>
              <w:t>Phải / DATS, 8</w:t>
            </w:r>
          </w:p>
        </w:tc>
        <w:tc>
          <w:tcPr>
            <w:tcW w:w="5528" w:type="dxa"/>
            <w:vAlign w:val="center"/>
          </w:tcPr>
          <w:p w14:paraId="17D13C0C" w14:textId="77777777" w:rsidR="002425B0" w:rsidRPr="000D2ED8" w:rsidRDefault="002425B0" w:rsidP="00665ABD">
            <w:pPr>
              <w:spacing w:after="20"/>
              <w:rPr>
                <w:color w:val="00586F"/>
              </w:rPr>
            </w:pPr>
            <w:r w:rsidRPr="000D2ED8">
              <w:rPr>
                <w:color w:val="00586F"/>
              </w:rPr>
              <w:t>Ngày hệ thống tại thời điểm in, lấy tại biến SY-DATUM.</w:t>
            </w:r>
          </w:p>
          <w:p w14:paraId="50F969BB" w14:textId="77777777" w:rsidR="002425B0" w:rsidRPr="000D2ED8" w:rsidRDefault="002425B0" w:rsidP="00665ABD">
            <w:pPr>
              <w:spacing w:after="20"/>
              <w:rPr>
                <w:color w:val="00586F"/>
              </w:rPr>
            </w:pPr>
            <w:r w:rsidRPr="000D2ED8">
              <w:rPr>
                <w:color w:val="00586F"/>
              </w:rPr>
              <w:t>In theo dạng: Ngày dd tháng mm năm yyyy.</w:t>
            </w:r>
          </w:p>
        </w:tc>
      </w:tr>
    </w:tbl>
    <w:p w14:paraId="18F72046" w14:textId="77777777" w:rsidR="002425B0" w:rsidRPr="004F2B3D" w:rsidRDefault="002425B0" w:rsidP="002425B0">
      <w:pPr>
        <w:pStyle w:val="Heading3"/>
        <w:pageBreakBefore/>
        <w:rPr>
          <w:rFonts w:hint="eastAsia"/>
        </w:rPr>
      </w:pPr>
      <w:bookmarkStart w:id="32" w:name="_Toc534039271"/>
      <w:r w:rsidRPr="004F2B3D">
        <w:lastRenderedPageBreak/>
        <w:t>Những yêu cầu khác</w:t>
      </w:r>
      <w:bookmarkEnd w:id="32"/>
    </w:p>
    <w:p w14:paraId="5B9DE7AF" w14:textId="77777777" w:rsidR="002425B0" w:rsidRPr="000D2ED8" w:rsidRDefault="002425B0" w:rsidP="002425B0">
      <w:pPr>
        <w:numPr>
          <w:ilvl w:val="0"/>
          <w:numId w:val="10"/>
        </w:numPr>
        <w:spacing w:after="40" w:line="288" w:lineRule="auto"/>
        <w:jc w:val="both"/>
        <w:rPr>
          <w:color w:val="00586F"/>
        </w:rPr>
      </w:pPr>
      <w:r w:rsidRPr="000D2ED8">
        <w:rPr>
          <w:color w:val="00586F"/>
        </w:rPr>
        <w:t>Tiêu chí sắp xếp: các dòng hàng in theo số hoá đơn tăng dần; trong mỗi hoá đơn in theo số dòng hàng tăng dần.</w:t>
      </w:r>
    </w:p>
    <w:p w14:paraId="53CDFEA3" w14:textId="77777777" w:rsidR="002425B0" w:rsidRPr="000D2ED8" w:rsidRDefault="002425B0" w:rsidP="002425B0">
      <w:pPr>
        <w:numPr>
          <w:ilvl w:val="0"/>
          <w:numId w:val="10"/>
        </w:numPr>
        <w:spacing w:after="40" w:line="288" w:lineRule="auto"/>
        <w:jc w:val="both"/>
        <w:rPr>
          <w:color w:val="00586F"/>
        </w:rPr>
      </w:pPr>
      <w:r w:rsidRPr="000D2ED8">
        <w:rPr>
          <w:color w:val="00586F"/>
        </w:rPr>
        <w:t>Mỗi dòng hàng của hoá đơn in thành một dòng trên bảng kê. Chương trình không gộp các dòng cùng mã hàng và cùng đơn giá, kể cả khi các dòng đó thuộc cùng một hoá đơn.</w:t>
      </w:r>
    </w:p>
    <w:p w14:paraId="20AE99CB" w14:textId="77777777" w:rsidR="002425B0" w:rsidRPr="000D2ED8" w:rsidRDefault="002425B0" w:rsidP="002425B0">
      <w:pPr>
        <w:numPr>
          <w:ilvl w:val="0"/>
          <w:numId w:val="10"/>
        </w:numPr>
        <w:spacing w:after="40" w:line="288" w:lineRule="auto"/>
        <w:jc w:val="both"/>
        <w:rPr>
          <w:color w:val="00586F"/>
        </w:rPr>
      </w:pPr>
      <w:r w:rsidRPr="000D2ED8">
        <w:rPr>
          <w:color w:val="00586F"/>
        </w:rPr>
        <w:t>Một bảng kê in cho một đơn vị mua hàng của một nhà thuốc. Các hoá đơn chọn tại tham số (1) phải cùng chỉ tiêu (3) Nhà thuốc và cùng chỉ tiêu (8) Tên đơn vị mua hàng; khác nhau thì chương trình báo lỗi và không cho in.</w:t>
      </w:r>
    </w:p>
    <w:p w14:paraId="654ECDC5" w14:textId="6BB37073" w:rsidR="002425B0" w:rsidRPr="000D2ED8" w:rsidRDefault="002425B0" w:rsidP="002425B0">
      <w:pPr>
        <w:numPr>
          <w:ilvl w:val="0"/>
          <w:numId w:val="10"/>
        </w:numPr>
        <w:spacing w:after="40" w:line="288" w:lineRule="auto"/>
        <w:jc w:val="both"/>
        <w:rPr>
          <w:color w:val="00586F"/>
        </w:rPr>
      </w:pPr>
      <w:r w:rsidRPr="000D2ED8">
        <w:rPr>
          <w:color w:val="00586F"/>
        </w:rPr>
        <w:t>Các dòng hàng có Item Category thuộc nhóm chiết khấu và hàng tặng không in trên bảng chi tiết hàng hoá</w:t>
      </w:r>
      <w:r w:rsidR="00765629">
        <w:rPr>
          <w:color w:val="00586F"/>
        </w:rPr>
        <w:t>.</w:t>
      </w:r>
    </w:p>
    <w:p w14:paraId="1B38F448" w14:textId="7C7CF293" w:rsidR="002425B0" w:rsidRPr="000D2ED8" w:rsidRDefault="002425B0" w:rsidP="002425B0">
      <w:pPr>
        <w:numPr>
          <w:ilvl w:val="0"/>
          <w:numId w:val="10"/>
        </w:numPr>
        <w:spacing w:after="40" w:line="288" w:lineRule="auto"/>
        <w:jc w:val="both"/>
        <w:rPr>
          <w:color w:val="00586F"/>
        </w:rPr>
      </w:pPr>
      <w:r w:rsidRPr="000D2ED8">
        <w:rPr>
          <w:color w:val="00586F"/>
        </w:rPr>
        <w:t>Phạm vi dữ liệu: chỉ lấy hoá đơn có loại thuộc tham số (3), các tham số (2) và (4) đến (7) chỉ dùng để thu hẹp danh sách chọn.</w:t>
      </w:r>
    </w:p>
    <w:p w14:paraId="73002F57" w14:textId="77777777" w:rsidR="002425B0" w:rsidRPr="000D2ED8" w:rsidRDefault="002425B0" w:rsidP="002425B0">
      <w:pPr>
        <w:numPr>
          <w:ilvl w:val="0"/>
          <w:numId w:val="10"/>
        </w:numPr>
        <w:spacing w:after="40" w:line="288" w:lineRule="auto"/>
        <w:jc w:val="both"/>
        <w:rPr>
          <w:color w:val="00586F"/>
        </w:rPr>
      </w:pPr>
      <w:r w:rsidRPr="000D2ED8">
        <w:rPr>
          <w:color w:val="00586F"/>
        </w:rPr>
        <w:t>Phân quyền báo cáo theo tổ chức bán hàng (Sales organization) với Authorization Object V_VBRK_VKO, và theo kênh phân phối (Distribution channel) với Authorization Object M_IS_VTWEG.</w:t>
      </w:r>
    </w:p>
    <w:p w14:paraId="69251DDB" w14:textId="77777777" w:rsidR="002425B0" w:rsidRPr="000D2ED8" w:rsidRDefault="002425B0" w:rsidP="002425B0">
      <w:pPr>
        <w:numPr>
          <w:ilvl w:val="0"/>
          <w:numId w:val="10"/>
        </w:numPr>
        <w:spacing w:after="40" w:line="288" w:lineRule="auto"/>
        <w:jc w:val="both"/>
        <w:rPr>
          <w:color w:val="00586F"/>
        </w:rPr>
      </w:pPr>
      <w:r w:rsidRPr="000D2ED8">
        <w:rPr>
          <w:color w:val="00586F"/>
        </w:rPr>
        <w:t>Lấy tổ chức bán hàng và kênh phân phối theo đường dẫn: [Tcode] VF03 → [Menu] Goto → Header → Header → [Field] Sales organization và [Field] Distribution Channel; [Screen Field] Sales organization: VBRK-VKORG; [Screen Field] Distribution Channel: VBRK-VTWEG.</w:t>
      </w:r>
    </w:p>
    <w:p w14:paraId="4FF74123" w14:textId="77777777" w:rsidR="002425B0" w:rsidRPr="000D2ED8" w:rsidRDefault="002425B0" w:rsidP="002425B0">
      <w:pPr>
        <w:numPr>
          <w:ilvl w:val="0"/>
          <w:numId w:val="10"/>
        </w:numPr>
        <w:spacing w:after="40" w:line="288" w:lineRule="auto"/>
        <w:jc w:val="both"/>
        <w:rPr>
          <w:color w:val="00586F"/>
        </w:rPr>
      </w:pPr>
      <w:r w:rsidRPr="000D2ED8">
        <w:rPr>
          <w:color w:val="00586F"/>
        </w:rPr>
        <w:t>Người dùng không được cấp quyền với tổ chức bán hàng nào thì không in được bảng kê của hoá đơn thuộc tổ chức bán hàng đó.</w:t>
      </w:r>
    </w:p>
    <w:p w14:paraId="5B8AA8BD" w14:textId="77777777" w:rsidR="002425B0" w:rsidRPr="000D2ED8" w:rsidRDefault="002425B0" w:rsidP="002425B0">
      <w:pPr>
        <w:numPr>
          <w:ilvl w:val="0"/>
          <w:numId w:val="10"/>
        </w:numPr>
        <w:spacing w:after="40" w:line="288" w:lineRule="auto"/>
        <w:jc w:val="both"/>
        <w:rPr>
          <w:color w:val="00586F"/>
        </w:rPr>
      </w:pPr>
      <w:r w:rsidRPr="000D2ED8">
        <w:rPr>
          <w:color w:val="00586F"/>
        </w:rPr>
        <w:t>Phần cuối biểu mẫu in ba ô ký cố định: Giám đốc, Kế toán và Người lập biểu. Chương trình không in tên người ký.</w:t>
      </w:r>
    </w:p>
    <w:p w14:paraId="7178505F" w14:textId="77777777" w:rsidR="002425B0" w:rsidRPr="000D2ED8" w:rsidRDefault="002425B0" w:rsidP="002425B0">
      <w:pPr>
        <w:numPr>
          <w:ilvl w:val="0"/>
          <w:numId w:val="10"/>
        </w:numPr>
        <w:spacing w:after="40" w:line="288" w:lineRule="auto"/>
        <w:jc w:val="both"/>
        <w:rPr>
          <w:color w:val="00586F"/>
        </w:rPr>
      </w:pPr>
      <w:r w:rsidRPr="000D2ED8">
        <w:rPr>
          <w:color w:val="00586F"/>
        </w:rPr>
        <w:t>Số liệu in ra là kết quả tại thời điểm in, không tự động làm mới. Muốn cập nhật thông tin mới, người dùng in lại.</w:t>
      </w:r>
    </w:p>
    <w:p w14:paraId="2FB03410" w14:textId="77777777" w:rsidR="002425B0" w:rsidRPr="000D2ED8" w:rsidRDefault="002425B0" w:rsidP="002425B0">
      <w:pPr>
        <w:numPr>
          <w:ilvl w:val="0"/>
          <w:numId w:val="10"/>
        </w:numPr>
        <w:spacing w:after="40" w:line="288" w:lineRule="auto"/>
        <w:jc w:val="both"/>
        <w:rPr>
          <w:color w:val="00586F"/>
        </w:rPr>
      </w:pPr>
      <w:r w:rsidRPr="000D2ED8">
        <w:rPr>
          <w:color w:val="00586F"/>
        </w:rPr>
        <w:t>Biểu mẫu được xây dựng bằng Smartform, in trên khổ A4 dọc.</w:t>
      </w:r>
    </w:p>
    <w:p w14:paraId="45164B2F" w14:textId="77777777" w:rsidR="00A2345D" w:rsidRPr="004F2B3D" w:rsidRDefault="00A2345D" w:rsidP="00A2345D">
      <w:pPr>
        <w:pStyle w:val="Heading1"/>
        <w:pageBreakBefore/>
      </w:pPr>
      <w:bookmarkStart w:id="33" w:name="_Toc712700150"/>
      <w:r w:rsidRPr="004F2B3D">
        <w:lastRenderedPageBreak/>
        <w:t>CÁC TÀI LIỆU THAM KHẢO</w:t>
      </w:r>
      <w:bookmarkEnd w:id="3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465"/>
        <w:gridCol w:w="1191"/>
        <w:gridCol w:w="4266"/>
      </w:tblGrid>
      <w:tr w:rsidR="00A2345D" w:rsidRPr="000D2ED8" w14:paraId="35BADD69" w14:textId="77777777" w:rsidTr="00665ABD">
        <w:trPr>
          <w:cantSplit/>
          <w:trHeight w:val="454"/>
          <w:tblHeader/>
          <w:jc w:val="center"/>
        </w:trPr>
        <w:tc>
          <w:tcPr>
            <w:tcW w:w="4465" w:type="dxa"/>
            <w:shd w:val="clear" w:color="auto" w:fill="00586F"/>
            <w:vAlign w:val="center"/>
          </w:tcPr>
          <w:p w14:paraId="034F14DB" w14:textId="77777777" w:rsidR="00A2345D" w:rsidRPr="00520CAC" w:rsidRDefault="00A2345D" w:rsidP="00665ABD">
            <w:pPr>
              <w:keepNext/>
              <w:spacing w:after="20"/>
              <w:jc w:val="center"/>
              <w:rPr>
                <w:color w:val="FFFFFF" w:themeColor="background1"/>
              </w:rPr>
            </w:pPr>
            <w:r w:rsidRPr="00520CAC">
              <w:rPr>
                <w:b/>
                <w:color w:val="FFFFFF" w:themeColor="background1"/>
              </w:rPr>
              <w:t>Tên tài liệu</w:t>
            </w:r>
          </w:p>
        </w:tc>
        <w:tc>
          <w:tcPr>
            <w:tcW w:w="1191" w:type="dxa"/>
            <w:shd w:val="clear" w:color="auto" w:fill="00586F"/>
            <w:vAlign w:val="center"/>
          </w:tcPr>
          <w:p w14:paraId="0BDFD3AD" w14:textId="77777777" w:rsidR="00A2345D" w:rsidRPr="00520CAC" w:rsidRDefault="00A2345D" w:rsidP="00665ABD">
            <w:pPr>
              <w:keepNext/>
              <w:spacing w:after="20"/>
              <w:jc w:val="center"/>
              <w:rPr>
                <w:color w:val="FFFFFF" w:themeColor="background1"/>
              </w:rPr>
            </w:pPr>
            <w:r w:rsidRPr="00520CAC">
              <w:rPr>
                <w:b/>
                <w:color w:val="FFFFFF" w:themeColor="background1"/>
              </w:rPr>
              <w:t>Phiên bản</w:t>
            </w:r>
          </w:p>
        </w:tc>
        <w:tc>
          <w:tcPr>
            <w:tcW w:w="4266" w:type="dxa"/>
            <w:shd w:val="clear" w:color="auto" w:fill="00586F"/>
            <w:vAlign w:val="center"/>
          </w:tcPr>
          <w:p w14:paraId="24C85D95" w14:textId="77777777" w:rsidR="00A2345D" w:rsidRPr="00520CAC" w:rsidRDefault="00A2345D" w:rsidP="00665ABD">
            <w:pPr>
              <w:keepNext/>
              <w:spacing w:after="20"/>
              <w:jc w:val="center"/>
              <w:rPr>
                <w:color w:val="FFFFFF" w:themeColor="background1"/>
              </w:rPr>
            </w:pPr>
            <w:r w:rsidRPr="00520CAC">
              <w:rPr>
                <w:b/>
                <w:color w:val="FFFFFF" w:themeColor="background1"/>
              </w:rPr>
              <w:t>Mô tả</w:t>
            </w:r>
          </w:p>
        </w:tc>
      </w:tr>
      <w:tr w:rsidR="00A2345D" w:rsidRPr="000D2ED8" w14:paraId="36891080" w14:textId="77777777" w:rsidTr="00665ABD">
        <w:trPr>
          <w:cantSplit/>
          <w:trHeight w:val="454"/>
          <w:jc w:val="center"/>
        </w:trPr>
        <w:tc>
          <w:tcPr>
            <w:tcW w:w="4465" w:type="dxa"/>
            <w:vAlign w:val="center"/>
          </w:tcPr>
          <w:p w14:paraId="5CCCC9E4" w14:textId="77777777" w:rsidR="00A2345D" w:rsidRPr="000D2ED8" w:rsidRDefault="00A2345D" w:rsidP="00665ABD">
            <w:pPr>
              <w:keepNext/>
              <w:spacing w:after="20"/>
              <w:rPr>
                <w:color w:val="00586F"/>
              </w:rPr>
            </w:pPr>
            <w:r w:rsidRPr="000D2ED8">
              <w:rPr>
                <w:color w:val="00586F"/>
              </w:rPr>
              <w:t>BIDIPHAR_FS_SD_ZFSD08B_BangKeBanHangChoQuayLe</w:t>
            </w:r>
          </w:p>
        </w:tc>
        <w:tc>
          <w:tcPr>
            <w:tcW w:w="1191" w:type="dxa"/>
            <w:vAlign w:val="center"/>
          </w:tcPr>
          <w:p w14:paraId="376A0F96" w14:textId="77777777" w:rsidR="00A2345D" w:rsidRPr="000D2ED8" w:rsidRDefault="00A2345D" w:rsidP="00665ABD">
            <w:pPr>
              <w:keepNext/>
              <w:spacing w:after="20"/>
              <w:rPr>
                <w:color w:val="00586F"/>
              </w:rPr>
            </w:pPr>
            <w:r w:rsidRPr="000D2ED8">
              <w:rPr>
                <w:color w:val="00586F"/>
              </w:rPr>
              <w:t>1.0</w:t>
            </w:r>
          </w:p>
        </w:tc>
        <w:tc>
          <w:tcPr>
            <w:tcW w:w="4266" w:type="dxa"/>
            <w:vAlign w:val="center"/>
          </w:tcPr>
          <w:p w14:paraId="7AE4CC93" w14:textId="77777777" w:rsidR="00A2345D" w:rsidRPr="000D2ED8" w:rsidRDefault="00A2345D" w:rsidP="00665ABD">
            <w:pPr>
              <w:keepNext/>
              <w:spacing w:after="20"/>
              <w:rPr>
                <w:color w:val="00586F"/>
              </w:rPr>
            </w:pPr>
            <w:r w:rsidRPr="000D2ED8">
              <w:rPr>
                <w:color w:val="00586F"/>
              </w:rPr>
              <w:t>Tài liệu thiết kế bảng kê bán hàng cho quầy lẻ bản trước, nguồn của tham số và chỉ tiêu trong tài liệu này</w:t>
            </w:r>
          </w:p>
        </w:tc>
      </w:tr>
      <w:tr w:rsidR="00A2345D" w:rsidRPr="000D2ED8" w14:paraId="02473627" w14:textId="77777777" w:rsidTr="00665ABD">
        <w:trPr>
          <w:cantSplit/>
          <w:trHeight w:val="454"/>
          <w:jc w:val="center"/>
        </w:trPr>
        <w:tc>
          <w:tcPr>
            <w:tcW w:w="4465" w:type="dxa"/>
            <w:vAlign w:val="center"/>
          </w:tcPr>
          <w:p w14:paraId="434AC3F5" w14:textId="77777777" w:rsidR="00A2345D" w:rsidRPr="000D2ED8" w:rsidRDefault="00A2345D" w:rsidP="00665ABD">
            <w:pPr>
              <w:spacing w:after="20"/>
              <w:rPr>
                <w:color w:val="00586F"/>
              </w:rPr>
            </w:pPr>
            <w:r w:rsidRPr="000D2ED8">
              <w:rPr>
                <w:color w:val="00586F"/>
              </w:rPr>
              <w:t>Bidiphar_SD_REPORT_SD</w:t>
            </w:r>
          </w:p>
        </w:tc>
        <w:tc>
          <w:tcPr>
            <w:tcW w:w="1191" w:type="dxa"/>
            <w:vAlign w:val="center"/>
          </w:tcPr>
          <w:p w14:paraId="264C7675" w14:textId="3BA2F391" w:rsidR="00A2345D" w:rsidRPr="000D2ED8" w:rsidRDefault="00A2345D" w:rsidP="00665ABD">
            <w:pPr>
              <w:spacing w:after="20"/>
              <w:rPr>
                <w:color w:val="00586F"/>
              </w:rPr>
            </w:pPr>
            <w:r w:rsidRPr="000D2ED8">
              <w:rPr>
                <w:color w:val="00586F"/>
              </w:rPr>
              <w:t>1.</w:t>
            </w:r>
            <w:r w:rsidR="00B1564C">
              <w:rPr>
                <w:color w:val="00586F"/>
              </w:rPr>
              <w:t>3</w:t>
            </w:r>
          </w:p>
        </w:tc>
        <w:tc>
          <w:tcPr>
            <w:tcW w:w="4266" w:type="dxa"/>
            <w:vAlign w:val="center"/>
          </w:tcPr>
          <w:p w14:paraId="5E6921EC" w14:textId="77777777" w:rsidR="00A2345D" w:rsidRPr="000D2ED8" w:rsidRDefault="00A2345D" w:rsidP="00665ABD">
            <w:pPr>
              <w:spacing w:after="20"/>
              <w:rPr>
                <w:color w:val="00586F"/>
              </w:rPr>
            </w:pPr>
            <w:r w:rsidRPr="000D2ED8">
              <w:rPr>
                <w:color w:val="00586F"/>
              </w:rPr>
              <w:t>Danh mục biểu mẫu và báo cáo phân hệ SD của dự án</w:t>
            </w:r>
          </w:p>
        </w:tc>
      </w:tr>
    </w:tbl>
    <w:p w14:paraId="00F51A5D" w14:textId="77777777" w:rsidR="00A2345D" w:rsidRPr="000D2ED8" w:rsidRDefault="00A2345D" w:rsidP="00A2345D">
      <w:pPr>
        <w:rPr>
          <w:color w:val="00586F"/>
        </w:rPr>
      </w:pPr>
    </w:p>
    <w:p w14:paraId="63AB2728" w14:textId="77777777" w:rsidR="0061202C" w:rsidRPr="000D2ED8" w:rsidRDefault="0061202C" w:rsidP="0061202C">
      <w:pPr>
        <w:rPr>
          <w:color w:val="00586F"/>
        </w:rPr>
      </w:pPr>
    </w:p>
    <w:sectPr w:rsidR="0061202C" w:rsidRPr="000D2ED8" w:rsidSect="00034616">
      <w:headerReference w:type="default" r:id="rId16"/>
      <w:footerReference w:type="default" r:id="rId17"/>
      <w:pgSz w:w="11906" w:h="16838"/>
      <w:pgMar w:top="1134" w:right="1134" w:bottom="1134" w:left="1440" w:header="567" w:footer="567"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Quy, Tran Duc" w:date="2026-10-01T08:32:00Z" w:initials="DT">
    <w:p w14:paraId="589E83C9" w14:textId="2ABF0661" w:rsidR="00197261" w:rsidRDefault="00197261">
      <w:pPr>
        <w:pStyle w:val="CommentText"/>
      </w:pPr>
      <w:r>
        <w:rPr>
          <w:rStyle w:val="CommentReference"/>
        </w:rPr>
        <w:annotationRef/>
      </w:r>
      <w:r>
        <w:t>Bổ sung địa chỉ công ty</w:t>
      </w:r>
      <w:r w:rsidR="007D2952">
        <w:t xml:space="preserve"> phía dưới</w:t>
      </w:r>
      <w:r w:rsidR="00AA1FF1">
        <w:br/>
        <w:t>Bổ sung thêm Mã số thuế</w:t>
      </w:r>
      <w:r w:rsidR="007D2952">
        <w:br/>
        <w:t>Chỉ bổ sung địa chỉ theo Company Code, không lấy “Địa chỉ:”</w:t>
      </w:r>
    </w:p>
  </w:comment>
  <w:comment w:id="11" w:author="Quy, Tran Duc" w:date="2026-10-02T08:19:00Z" w:initials="DT">
    <w:p w14:paraId="7CC9F2C3" w14:textId="34987CD1" w:rsidR="00BE22BA" w:rsidRDefault="00BE22BA">
      <w:pPr>
        <w:pStyle w:val="CommentText"/>
      </w:pPr>
      <w:r>
        <w:rPr>
          <w:rStyle w:val="CommentReference"/>
        </w:rPr>
        <w:annotationRef/>
      </w:r>
      <w:r>
        <w:t>Citek đã bổ sung chỉ tiêu (2.1) và (2.2), nhờ anh chị Bidiphar xác nhận</w:t>
      </w:r>
    </w:p>
  </w:comment>
  <w:comment w:id="12" w:author="Quy, Tran Duc" w:date="2026-10-01T08:43:00Z" w:initials="DT">
    <w:p w14:paraId="22E491A9" w14:textId="6FF02651" w:rsidR="00EC69D2" w:rsidRDefault="00EC69D2">
      <w:pPr>
        <w:pStyle w:val="CommentText"/>
      </w:pPr>
      <w:r>
        <w:rPr>
          <w:rStyle w:val="CommentReference"/>
        </w:rPr>
        <w:annotationRef/>
      </w:r>
      <w:r>
        <w:t>Bổ sung thêm Tên nhà thuốc</w:t>
      </w:r>
    </w:p>
  </w:comment>
  <w:comment w:id="13" w:author="Quy, Tran Duc" w:date="2026-10-02T08:34:00Z" w:initials="DT">
    <w:p w14:paraId="23F344BD" w14:textId="4C1FD15D" w:rsidR="0075720D" w:rsidRDefault="0075720D">
      <w:pPr>
        <w:pStyle w:val="CommentText"/>
      </w:pPr>
      <w:r>
        <w:rPr>
          <w:rStyle w:val="CommentReference"/>
        </w:rPr>
        <w:annotationRef/>
      </w:r>
      <w:r w:rsidR="00875717">
        <w:t>Citek</w:t>
      </w:r>
      <w:r w:rsidR="00E845B4">
        <w:t xml:space="preserve"> đ</w:t>
      </w:r>
      <w:r>
        <w:t xml:space="preserve">ã bổ sung chỉ tiêu (3) Mã </w:t>
      </w:r>
      <w:r w:rsidR="00D444B2">
        <w:t>nhà thuốc, chỉ tiêu (3.1) Tên nhà thuốc</w:t>
      </w:r>
      <w:r w:rsidR="00D42974">
        <w:t>. Nhờ anh chị Bidiphar xác nhận</w:t>
      </w:r>
    </w:p>
  </w:comment>
  <w:comment w:id="14" w:author="Quy, Tran Duc" w:date="2026-10-01T08:30:00Z" w:initials="DT">
    <w:p w14:paraId="0224FE56" w14:textId="14D50047" w:rsidR="00AA309C" w:rsidRDefault="00AA309C">
      <w:pPr>
        <w:pStyle w:val="CommentText"/>
      </w:pPr>
      <w:r>
        <w:rPr>
          <w:rStyle w:val="CommentReference"/>
        </w:rPr>
        <w:annotationRef/>
      </w:r>
      <w:r w:rsidR="00755DB4">
        <w:t>Hiển thị Mã loại hoá đơn (Chỉ tiêu 6) và Tên loại hoá đơn (Chỉ tiêu 7)</w:t>
      </w:r>
      <w:r w:rsidR="002E1CCF">
        <w:t>. Nhờ anh chị Bidiphar xác nhận.</w:t>
      </w:r>
    </w:p>
  </w:comment>
  <w:comment w:id="15" w:author="Quy, Tran Duc" w:date="2026-10-01T08:31:00Z" w:initials="DT">
    <w:p w14:paraId="61C091BE" w14:textId="4D8E7A32" w:rsidR="00197261" w:rsidRDefault="00197261">
      <w:pPr>
        <w:pStyle w:val="CommentText"/>
      </w:pPr>
      <w:r>
        <w:rPr>
          <w:rStyle w:val="CommentReference"/>
        </w:rPr>
        <w:annotationRef/>
      </w:r>
      <w:r>
        <w:t xml:space="preserve">Chị Tú Anh trao đổi lại cách thức thể hiện Tên đơn vị mua hàng cho trường hợp khách hàng mua hàng mà không lấy hoá đơn. </w:t>
      </w:r>
      <w:r>
        <w:br/>
      </w:r>
      <w:r w:rsidR="007860DA">
        <w:t xml:space="preserve">=&gt; </w:t>
      </w:r>
      <w:r w:rsidR="007860DA">
        <w:t>Nếu khách hàng không lấy hoá đơn, ghi rõ: Bán cho người tiêu dùng</w:t>
      </w:r>
    </w:p>
  </w:comment>
  <w:comment w:id="16" w:author="Quy, Tran Duc" w:date="2026-10-01T13:33:00Z" w:initials="QTD">
    <w:p w14:paraId="23F65366" w14:textId="0BBBA227" w:rsidR="00775BE2" w:rsidRDefault="00775BE2">
      <w:pPr>
        <w:pStyle w:val="CommentText"/>
      </w:pPr>
      <w:r>
        <w:rPr>
          <w:rStyle w:val="CommentReference"/>
        </w:rPr>
        <w:annotationRef/>
      </w:r>
      <w:r w:rsidR="007860DA">
        <w:t>Citek đã bổ sung</w:t>
      </w:r>
      <w:r w:rsidR="009B697F">
        <w:t xml:space="preserve"> điều kiện</w:t>
      </w:r>
      <w:r w:rsidR="007860DA">
        <w:t xml:space="preserve"> cho chỉ tiêu (8): Trường </w:t>
      </w:r>
      <w:r w:rsidR="009B697F">
        <w:t>hợp khách hàng không lấy hoá đơn, hiển thị “Bán cho người tiêu dùng”. Nhờ anh chị Bidiphar xác nhận</w:t>
      </w:r>
    </w:p>
  </w:comment>
  <w:comment w:id="17" w:author="Quy, Tran Duc" w:date="2026-10-01T08:42:00Z" w:initials="DT">
    <w:p w14:paraId="3DD378D0" w14:textId="661F400D" w:rsidR="00967CC1" w:rsidRDefault="00967CC1">
      <w:pPr>
        <w:pStyle w:val="CommentText"/>
      </w:pPr>
      <w:r>
        <w:rPr>
          <w:rStyle w:val="CommentReference"/>
        </w:rPr>
        <w:annotationRef/>
      </w:r>
      <w:r>
        <w:t xml:space="preserve">Bổ sung thêm Mã số thuế cho </w:t>
      </w:r>
      <w:r w:rsidR="003B4E90">
        <w:t>khách hàn</w:t>
      </w:r>
      <w:r w:rsidR="002202F0">
        <w:t>g</w:t>
      </w:r>
      <w:r w:rsidR="003B4E90">
        <w:t xml:space="preserve"> </w:t>
      </w:r>
      <w:r>
        <w:t>chỉ tiêu 8</w:t>
      </w:r>
    </w:p>
  </w:comment>
  <w:comment w:id="18" w:author="Quy, Tran Duc" w:date="2026-10-02T09:19:00Z" w:initials="DT">
    <w:p w14:paraId="01B4FF81" w14:textId="0E141CB0" w:rsidR="003B4E90" w:rsidRDefault="003B4E90">
      <w:pPr>
        <w:pStyle w:val="CommentText"/>
      </w:pPr>
      <w:r>
        <w:rPr>
          <w:rStyle w:val="CommentReference"/>
        </w:rPr>
        <w:annotationRef/>
      </w:r>
      <w:r>
        <w:t>Citek đã bổ sung chỉ tiêu (8.1) Mã số thuế của khách hàng</w:t>
      </w:r>
      <w:r w:rsidR="002954F8">
        <w:t>. Nhờ anh chị Bidiphar xác nhận</w:t>
      </w:r>
    </w:p>
  </w:comment>
  <w:comment w:id="19" w:author="Quy, Tran Duc" w:date="2026-10-01T08:41:00Z" w:initials="DT">
    <w:p w14:paraId="0E41FA27" w14:textId="1C2D7BBB" w:rsidR="005708F0" w:rsidRDefault="005708F0">
      <w:pPr>
        <w:pStyle w:val="CommentText"/>
      </w:pPr>
      <w:r>
        <w:rPr>
          <w:rStyle w:val="CommentReference"/>
        </w:rPr>
        <w:annotationRef/>
      </w:r>
      <w:r w:rsidR="00967CC1">
        <w:t>Bỏ trống khi chỉ tiêu 8 bán cho người tiêu dùng.</w:t>
      </w:r>
    </w:p>
  </w:comment>
  <w:comment w:id="20" w:author="Quy, Tran Duc" w:date="2026-10-02T09:34:00Z" w:initials="DT">
    <w:p w14:paraId="7F653F9E" w14:textId="7F6F3061" w:rsidR="00F54C90" w:rsidRDefault="00F54C90">
      <w:pPr>
        <w:pStyle w:val="CommentText"/>
      </w:pPr>
      <w:r>
        <w:rPr>
          <w:rStyle w:val="CommentReference"/>
        </w:rPr>
        <w:annotationRef/>
      </w:r>
      <w:r>
        <w:t>Citek đã bổ sung điều kiện tại chỉ tiêu (9)</w:t>
      </w:r>
      <w:r w:rsidR="007C2E16">
        <w:t>: Nếu bán cho người tiêu dùng không hiển thị địa chỉ. Nhờ anh chị Bidiphar xác nhận.</w:t>
      </w:r>
    </w:p>
  </w:comment>
  <w:comment w:id="21" w:author="Quy, Tran Duc" w:date="2026-10-01T08:34:00Z" w:initials="DT">
    <w:p w14:paraId="23B0C878" w14:textId="76ADEE45" w:rsidR="00EA0B8F" w:rsidRDefault="00EA0B8F">
      <w:pPr>
        <w:pStyle w:val="CommentText"/>
      </w:pPr>
      <w:r>
        <w:rPr>
          <w:rStyle w:val="CommentReference"/>
        </w:rPr>
        <w:annotationRef/>
      </w:r>
      <w:r w:rsidR="004250B5">
        <w:t>Anh chị Bidiphar x</w:t>
      </w:r>
      <w:r w:rsidR="008F4967">
        <w:t>ác</w:t>
      </w:r>
      <w:r w:rsidR="004250B5">
        <w:t xml:space="preserve"> nhận</w:t>
      </w:r>
      <w:r w:rsidR="008F4967">
        <w:t xml:space="preserve"> </w:t>
      </w:r>
      <w:r>
        <w:t>Thành tiền chưa</w:t>
      </w:r>
      <w:r w:rsidR="00864E9E">
        <w:t xml:space="preserve"> bao gồm</w:t>
      </w:r>
      <w:r>
        <w:t xml:space="preserve"> VAT</w:t>
      </w:r>
    </w:p>
  </w:comment>
  <w:comment w:id="22" w:author="Quy, Tran Duc" w:date="2026-10-01T13:34:00Z" w:initials="QTD">
    <w:p w14:paraId="774C3D36" w14:textId="2E4DCBD5" w:rsidR="00D57FF8" w:rsidRDefault="00D57FF8">
      <w:pPr>
        <w:pStyle w:val="CommentText"/>
      </w:pPr>
      <w:r>
        <w:rPr>
          <w:rStyle w:val="CommentReference"/>
        </w:rPr>
        <w:annotationRef/>
      </w:r>
      <w:r>
        <w:t xml:space="preserve">Thay chỉ tiêu </w:t>
      </w:r>
      <w:r w:rsidR="00555217">
        <w:t>Ghi chú thành Thuế suất GTGT</w:t>
      </w:r>
    </w:p>
  </w:comment>
  <w:comment w:id="23" w:author="Quy, Tran Duc" w:date="2026-10-02T10:00:00Z" w:initials="DT">
    <w:p w14:paraId="4DB92C03" w14:textId="0E08653C" w:rsidR="00081C5A" w:rsidRDefault="00081C5A">
      <w:pPr>
        <w:pStyle w:val="CommentText"/>
      </w:pPr>
      <w:r>
        <w:rPr>
          <w:rStyle w:val="CommentReference"/>
        </w:rPr>
        <w:annotationRef/>
      </w:r>
      <w:r>
        <w:t xml:space="preserve">Citek đã điều chỉnh chỉ tiêu Thuế suất GTGT </w:t>
      </w:r>
      <w:r w:rsidR="00391BA2">
        <w:t>theo dòng hàng</w:t>
      </w:r>
      <w:r w:rsidR="004250B5">
        <w:t>. Nhờ anh chị Bidiphar xác nhận.</w:t>
      </w:r>
    </w:p>
  </w:comment>
  <w:comment w:id="24" w:author="Quy, Tran Duc" w:date="2026-10-02T10:08:00Z" w:initials="DT">
    <w:p w14:paraId="323D9011" w14:textId="09A94487" w:rsidR="00F16332" w:rsidRDefault="00F16332">
      <w:pPr>
        <w:pStyle w:val="CommentText"/>
      </w:pPr>
      <w:r>
        <w:rPr>
          <w:rStyle w:val="CommentReference"/>
        </w:rPr>
        <w:annotationRef/>
      </w:r>
      <w:r>
        <w:t xml:space="preserve">Bổ sung chỉ tiêu (19.1) và chỉ tiêu (20) </w:t>
      </w:r>
      <w:r w:rsidR="008B0560">
        <w:t>Tiền thuế GTGT theo từng loại thuế suất</w:t>
      </w:r>
    </w:p>
  </w:comment>
  <w:comment w:id="25" w:author="Quy, Tran Duc" w:date="2026-10-02T10:09:00Z" w:initials="DT">
    <w:p w14:paraId="4D35FDB8" w14:textId="4730F541" w:rsidR="00BC0389" w:rsidRDefault="00BC0389">
      <w:pPr>
        <w:pStyle w:val="CommentText"/>
      </w:pPr>
      <w:r>
        <w:rPr>
          <w:rStyle w:val="CommentReference"/>
        </w:rPr>
        <w:annotationRef/>
      </w:r>
      <w:r w:rsidR="00793D06">
        <w:t>Citek đã bổ sung chỉ tiêu (19.1) Thuế suất GTGT và chỉ tiêu (20) Tiền thuế GTGT. Nhờ anh chị Bidiphar xác nhận.</w:t>
      </w:r>
    </w:p>
  </w:comment>
  <w:comment w:id="26" w:author="Quy, Tran Duc" w:date="2026-10-01T08:48:00Z" w:initials="DT">
    <w:p w14:paraId="236D356C" w14:textId="4E6CC093" w:rsidR="00E95EA7" w:rsidRDefault="00E95EA7">
      <w:pPr>
        <w:pStyle w:val="CommentText"/>
      </w:pPr>
      <w:r>
        <w:rPr>
          <w:rStyle w:val="CommentReference"/>
        </w:rPr>
        <w:annotationRef/>
      </w:r>
      <w:r>
        <w:t xml:space="preserve">Bổ sung </w:t>
      </w:r>
      <w:r w:rsidR="004A3658">
        <w:t>tổng cộng tiền thuế</w:t>
      </w:r>
    </w:p>
  </w:comment>
  <w:comment w:id="27" w:author="Quy, Tran Duc" w:date="2026-10-02T10:50:00Z" w:initials="DT">
    <w:p w14:paraId="656F7075" w14:textId="5E70AD95" w:rsidR="00312075" w:rsidRDefault="00312075">
      <w:pPr>
        <w:pStyle w:val="CommentText"/>
      </w:pPr>
      <w:r>
        <w:rPr>
          <w:rStyle w:val="CommentReference"/>
        </w:rPr>
        <w:annotationRef/>
      </w:r>
      <w:r>
        <w:t xml:space="preserve">Citek đã bổ sung chỉ tiêu (19) </w:t>
      </w:r>
      <w:r w:rsidR="00133D1D">
        <w:t>T</w:t>
      </w:r>
      <w:r>
        <w:t>ổng cộn</w:t>
      </w:r>
      <w:r w:rsidR="00133D1D">
        <w:t xml:space="preserve">g tiền thuế. Nhờ anh chị </w:t>
      </w:r>
      <w:r w:rsidR="00C9255F">
        <w:t xml:space="preserve">Bidiphar </w:t>
      </w:r>
      <w:r w:rsidR="00133D1D">
        <w:t>xác nhậ</w:t>
      </w:r>
      <w:r w:rsidR="00C9255F">
        <w:t>n.</w:t>
      </w:r>
    </w:p>
  </w:comment>
  <w:comment w:id="28" w:author="Quy, Tran Duc" w:date="2026-10-01T08:50:00Z" w:initials="DT">
    <w:p w14:paraId="22607D82" w14:textId="72FA31EB" w:rsidR="00B94CAD" w:rsidRDefault="00B94CAD">
      <w:pPr>
        <w:pStyle w:val="CommentText"/>
      </w:pPr>
      <w:r>
        <w:rPr>
          <w:rStyle w:val="CommentReference"/>
        </w:rPr>
        <w:annotationRef/>
      </w:r>
      <w:r>
        <w:t>Bổ sung chỉ tiêu Số tiền bằng chữ cho chỉ tiêu 21</w:t>
      </w:r>
    </w:p>
  </w:comment>
  <w:comment w:id="29" w:author="Quy, Tran Duc" w:date="2026-10-02T14:19:00Z" w:initials="DT">
    <w:p w14:paraId="785EE2CF" w14:textId="1E944DCB" w:rsidR="00175CA4" w:rsidRDefault="00175CA4">
      <w:pPr>
        <w:pStyle w:val="CommentText"/>
      </w:pPr>
      <w:r>
        <w:rPr>
          <w:rStyle w:val="CommentReference"/>
        </w:rPr>
        <w:annotationRef/>
      </w:r>
      <w:r>
        <w:t>Citek đã bổ sung chỉ tiêu (21.1) Số tiền bằng chữ. Nhờ anh chị Bidiphar xác nhận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9E83C9" w15:done="0"/>
  <w15:commentEx w15:paraId="7CC9F2C3" w15:paraIdParent="589E83C9" w15:done="0"/>
  <w15:commentEx w15:paraId="22E491A9" w15:done="0"/>
  <w15:commentEx w15:paraId="23F344BD" w15:paraIdParent="22E491A9" w15:done="0"/>
  <w15:commentEx w15:paraId="0224FE56" w15:done="0"/>
  <w15:commentEx w15:paraId="61C091BE" w15:done="0"/>
  <w15:commentEx w15:paraId="23F65366" w15:paraIdParent="61C091BE" w15:done="0"/>
  <w15:commentEx w15:paraId="3DD378D0" w15:done="0"/>
  <w15:commentEx w15:paraId="01B4FF81" w15:paraIdParent="3DD378D0" w15:done="0"/>
  <w15:commentEx w15:paraId="0E41FA27" w15:done="0"/>
  <w15:commentEx w15:paraId="7F653F9E" w15:paraIdParent="0E41FA27" w15:done="0"/>
  <w15:commentEx w15:paraId="23B0C878" w15:done="0"/>
  <w15:commentEx w15:paraId="774C3D36" w15:done="0"/>
  <w15:commentEx w15:paraId="4DB92C03" w15:paraIdParent="774C3D36" w15:done="0"/>
  <w15:commentEx w15:paraId="323D9011" w15:done="0"/>
  <w15:commentEx w15:paraId="4D35FDB8" w15:paraIdParent="323D9011" w15:done="0"/>
  <w15:commentEx w15:paraId="236D356C" w15:done="0"/>
  <w15:commentEx w15:paraId="656F7075" w15:paraIdParent="236D356C" w15:done="0"/>
  <w15:commentEx w15:paraId="22607D82" w15:done="0"/>
  <w15:commentEx w15:paraId="785EE2CF" w15:paraIdParent="22607D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C50971" w16cex:dateUtc="2026-10-01T01:32:00Z"/>
  <w16cex:commentExtensible w16cex:durableId="70534438" w16cex:dateUtc="2026-10-02T01:19:00Z"/>
  <w16cex:commentExtensible w16cex:durableId="53ABD2F4" w16cex:dateUtc="2026-10-01T01:43:00Z"/>
  <w16cex:commentExtensible w16cex:durableId="32140B0F" w16cex:dateUtc="2026-10-02T01:34:00Z"/>
  <w16cex:commentExtensible w16cex:durableId="02190999" w16cex:dateUtc="2026-10-01T01:30:00Z"/>
  <w16cex:commentExtensible w16cex:durableId="69197673" w16cex:dateUtc="2026-10-01T01:31:00Z"/>
  <w16cex:commentExtensible w16cex:durableId="727FB389" w16cex:dateUtc="2026-10-01T06:33:00Z"/>
  <w16cex:commentExtensible w16cex:durableId="713AEAF9" w16cex:dateUtc="2026-10-01T01:42:00Z"/>
  <w16cex:commentExtensible w16cex:durableId="526147D5" w16cex:dateUtc="2026-10-02T02:19:00Z"/>
  <w16cex:commentExtensible w16cex:durableId="269BB3B3" w16cex:dateUtc="2026-10-01T01:41:00Z"/>
  <w16cex:commentExtensible w16cex:durableId="20654D15" w16cex:dateUtc="2026-10-02T02:34:00Z"/>
  <w16cex:commentExtensible w16cex:durableId="21C48F19" w16cex:dateUtc="2026-10-01T01:34:00Z"/>
  <w16cex:commentExtensible w16cex:durableId="2F29D042" w16cex:dateUtc="2026-10-01T06:34:00Z"/>
  <w16cex:commentExtensible w16cex:durableId="7C42F2EE" w16cex:dateUtc="2026-10-02T03:00:00Z"/>
  <w16cex:commentExtensible w16cex:durableId="21616913" w16cex:dateUtc="2026-10-02T03:08:00Z"/>
  <w16cex:commentExtensible w16cex:durableId="6FCC9F4A" w16cex:dateUtc="2026-10-02T03:09:00Z"/>
  <w16cex:commentExtensible w16cex:durableId="40BD02E7" w16cex:dateUtc="2026-10-01T01:48:00Z"/>
  <w16cex:commentExtensible w16cex:durableId="43F6EBDA" w16cex:dateUtc="2026-10-02T03:50:00Z"/>
  <w16cex:commentExtensible w16cex:durableId="741B60A9" w16cex:dateUtc="2026-10-01T01:50:00Z"/>
  <w16cex:commentExtensible w16cex:durableId="62FB2874" w16cex:dateUtc="2026-10-02T07: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9E83C9" w16cid:durableId="09C50971"/>
  <w16cid:commentId w16cid:paraId="7CC9F2C3" w16cid:durableId="70534438"/>
  <w16cid:commentId w16cid:paraId="22E491A9" w16cid:durableId="53ABD2F4"/>
  <w16cid:commentId w16cid:paraId="23F344BD" w16cid:durableId="32140B0F"/>
  <w16cid:commentId w16cid:paraId="0224FE56" w16cid:durableId="02190999"/>
  <w16cid:commentId w16cid:paraId="61C091BE" w16cid:durableId="69197673"/>
  <w16cid:commentId w16cid:paraId="23F65366" w16cid:durableId="727FB389"/>
  <w16cid:commentId w16cid:paraId="3DD378D0" w16cid:durableId="713AEAF9"/>
  <w16cid:commentId w16cid:paraId="01B4FF81" w16cid:durableId="526147D5"/>
  <w16cid:commentId w16cid:paraId="0E41FA27" w16cid:durableId="269BB3B3"/>
  <w16cid:commentId w16cid:paraId="7F653F9E" w16cid:durableId="20654D15"/>
  <w16cid:commentId w16cid:paraId="23B0C878" w16cid:durableId="21C48F19"/>
  <w16cid:commentId w16cid:paraId="774C3D36" w16cid:durableId="2F29D042"/>
  <w16cid:commentId w16cid:paraId="4DB92C03" w16cid:durableId="7C42F2EE"/>
  <w16cid:commentId w16cid:paraId="323D9011" w16cid:durableId="21616913"/>
  <w16cid:commentId w16cid:paraId="4D35FDB8" w16cid:durableId="6FCC9F4A"/>
  <w16cid:commentId w16cid:paraId="236D356C" w16cid:durableId="40BD02E7"/>
  <w16cid:commentId w16cid:paraId="656F7075" w16cid:durableId="43F6EBDA"/>
  <w16cid:commentId w16cid:paraId="22607D82" w16cid:durableId="741B60A9"/>
  <w16cid:commentId w16cid:paraId="785EE2CF" w16cid:durableId="62FB28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7E8C6" w14:textId="77777777" w:rsidR="007C0EB0" w:rsidRDefault="007C0EB0">
      <w:pPr>
        <w:spacing w:after="0" w:line="240" w:lineRule="auto"/>
      </w:pPr>
      <w:r>
        <w:separator/>
      </w:r>
    </w:p>
  </w:endnote>
  <w:endnote w:type="continuationSeparator" w:id="0">
    <w:p w14:paraId="40B50B53" w14:textId="77777777" w:rsidR="007C0EB0" w:rsidRDefault="007C0E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mbria"/>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Noto Sans CJK SC">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000000"/>
        <w:left w:val="nil"/>
        <w:bottom w:val="nil"/>
        <w:right w:val="nil"/>
        <w:insideH w:val="nil"/>
        <w:insideV w:val="nil"/>
      </w:tblBorders>
      <w:tblLayout w:type="fixed"/>
      <w:tblLook w:val="04A0" w:firstRow="1" w:lastRow="0" w:firstColumn="1" w:lastColumn="0" w:noHBand="0" w:noVBand="1"/>
    </w:tblPr>
    <w:tblGrid>
      <w:gridCol w:w="3118"/>
      <w:gridCol w:w="3402"/>
      <w:gridCol w:w="3118"/>
    </w:tblGrid>
    <w:tr w:rsidR="007517BA" w14:paraId="34A0F062" w14:textId="77777777">
      <w:trPr>
        <w:jc w:val="center"/>
      </w:trPr>
      <w:tc>
        <w:tcPr>
          <w:tcW w:w="3118" w:type="dxa"/>
          <w:tcMar>
            <w:top w:w="40" w:type="dxa"/>
            <w:left w:w="60" w:type="dxa"/>
            <w:bottom w:w="40" w:type="dxa"/>
            <w:right w:w="60" w:type="dxa"/>
          </w:tcMar>
          <w:vAlign w:val="center"/>
        </w:tcPr>
        <w:p w14:paraId="79FD3002" w14:textId="77777777" w:rsidR="007517BA" w:rsidRDefault="00AE3EC0">
          <w:r>
            <w:rPr>
              <w:sz w:val="18"/>
            </w:rPr>
            <w:t>Citek@2026</w:t>
          </w:r>
        </w:p>
      </w:tc>
      <w:tc>
        <w:tcPr>
          <w:tcW w:w="3402" w:type="dxa"/>
          <w:tcMar>
            <w:top w:w="40" w:type="dxa"/>
            <w:left w:w="60" w:type="dxa"/>
            <w:bottom w:w="40" w:type="dxa"/>
            <w:right w:w="60" w:type="dxa"/>
          </w:tcMar>
          <w:vAlign w:val="center"/>
        </w:tcPr>
        <w:p w14:paraId="0127A51B" w14:textId="77777777" w:rsidR="007517BA" w:rsidRDefault="00AE3EC0">
          <w:pPr>
            <w:jc w:val="center"/>
          </w:pPr>
          <w:r>
            <w:rPr>
              <w:b/>
              <w:color w:val="00586F"/>
              <w:sz w:val="18"/>
            </w:rPr>
            <w:t>Confidential</w:t>
          </w:r>
        </w:p>
      </w:tc>
      <w:tc>
        <w:tcPr>
          <w:tcW w:w="3118" w:type="dxa"/>
          <w:tcMar>
            <w:top w:w="40" w:type="dxa"/>
            <w:left w:w="60" w:type="dxa"/>
            <w:bottom w:w="40" w:type="dxa"/>
            <w:right w:w="60" w:type="dxa"/>
          </w:tcMar>
          <w:vAlign w:val="center"/>
        </w:tcPr>
        <w:p w14:paraId="68F5B155" w14:textId="66F22A9B" w:rsidR="007517BA" w:rsidRDefault="00AE3EC0">
          <w:pPr>
            <w:jc w:val="right"/>
          </w:pPr>
          <w:r>
            <w:rPr>
              <w:sz w:val="18"/>
            </w:rPr>
            <w:t xml:space="preserve">Trang </w:t>
          </w:r>
          <w:r>
            <w:rPr>
              <w:sz w:val="18"/>
            </w:rPr>
            <w:fldChar w:fldCharType="begin"/>
          </w:r>
          <w:r>
            <w:rPr>
              <w:sz w:val="18"/>
            </w:rPr>
            <w:instrText>PAGE \* MERGEFORMAT</w:instrText>
          </w:r>
          <w:r>
            <w:rPr>
              <w:sz w:val="18"/>
            </w:rPr>
            <w:fldChar w:fldCharType="separate"/>
          </w:r>
          <w:r w:rsidR="000D6DF7">
            <w:rPr>
              <w:noProof/>
              <w:sz w:val="18"/>
            </w:rPr>
            <w:t>1</w:t>
          </w:r>
          <w:r>
            <w:rPr>
              <w:sz w:val="18"/>
            </w:rPr>
            <w:fldChar w:fldCharType="end"/>
          </w:r>
          <w:r>
            <w:rPr>
              <w:sz w:val="18"/>
            </w:rPr>
            <w:t xml:space="preserve"> / </w:t>
          </w:r>
          <w:r>
            <w:rPr>
              <w:sz w:val="18"/>
            </w:rPr>
            <w:fldChar w:fldCharType="begin"/>
          </w:r>
          <w:r>
            <w:rPr>
              <w:sz w:val="18"/>
            </w:rPr>
            <w:instrText>NUMPAGES \* MERGEFORMAT</w:instrText>
          </w:r>
          <w:r>
            <w:rPr>
              <w:sz w:val="18"/>
            </w:rPr>
            <w:fldChar w:fldCharType="separate"/>
          </w:r>
          <w:r w:rsidR="000D6DF7">
            <w:rPr>
              <w:noProof/>
              <w:sz w:val="18"/>
            </w:rPr>
            <w:t>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A7280" w14:textId="77777777" w:rsidR="007C0EB0" w:rsidRDefault="007C0EB0">
      <w:pPr>
        <w:spacing w:after="0" w:line="240" w:lineRule="auto"/>
      </w:pPr>
      <w:r>
        <w:separator/>
      </w:r>
    </w:p>
  </w:footnote>
  <w:footnote w:type="continuationSeparator" w:id="0">
    <w:p w14:paraId="34D81DDA" w14:textId="77777777" w:rsidR="007C0EB0" w:rsidRDefault="007C0E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nil"/>
        <w:left w:val="nil"/>
        <w:bottom w:val="single" w:sz="4" w:space="0" w:color="000000"/>
        <w:right w:val="nil"/>
        <w:insideH w:val="nil"/>
        <w:insideV w:val="nil"/>
      </w:tblBorders>
      <w:tblLayout w:type="fixed"/>
      <w:tblLook w:val="04A0" w:firstRow="1" w:lastRow="0" w:firstColumn="1" w:lastColumn="0" w:noHBand="0" w:noVBand="1"/>
    </w:tblPr>
    <w:tblGrid>
      <w:gridCol w:w="1984"/>
      <w:gridCol w:w="6236"/>
      <w:gridCol w:w="1417"/>
    </w:tblGrid>
    <w:tr w:rsidR="007517BA" w14:paraId="3C63691D" w14:textId="77777777" w:rsidTr="7D0D7065">
      <w:trPr>
        <w:jc w:val="center"/>
      </w:trPr>
      <w:tc>
        <w:tcPr>
          <w:tcW w:w="1984" w:type="dxa"/>
          <w:tcMar>
            <w:top w:w="40" w:type="dxa"/>
            <w:left w:w="60" w:type="dxa"/>
            <w:bottom w:w="40" w:type="dxa"/>
            <w:right w:w="60" w:type="dxa"/>
          </w:tcMar>
          <w:vAlign w:val="center"/>
        </w:tcPr>
        <w:p w14:paraId="08CA8CC7" w14:textId="77777777" w:rsidR="007517BA" w:rsidRDefault="00AE3EC0">
          <w:r>
            <w:rPr>
              <w:noProof/>
            </w:rPr>
            <w:drawing>
              <wp:inline distT="0" distB="0" distL="0" distR="0" wp14:anchorId="5C3F0561" wp14:editId="78BE4CA7">
                <wp:extent cx="900000" cy="450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ek-logo-teal.png"/>
                        <pic:cNvPicPr/>
                      </pic:nvPicPr>
                      <pic:blipFill>
                        <a:blip r:embed="rId1"/>
                        <a:stretch>
                          <a:fillRect/>
                        </a:stretch>
                      </pic:blipFill>
                      <pic:spPr>
                        <a:xfrm>
                          <a:off x="0" y="0"/>
                          <a:ext cx="900000" cy="450247"/>
                        </a:xfrm>
                        <a:prstGeom prst="rect">
                          <a:avLst/>
                        </a:prstGeom>
                      </pic:spPr>
                    </pic:pic>
                  </a:graphicData>
                </a:graphic>
              </wp:inline>
            </w:drawing>
          </w:r>
        </w:p>
      </w:tc>
      <w:tc>
        <w:tcPr>
          <w:tcW w:w="6236" w:type="dxa"/>
          <w:tcMar>
            <w:top w:w="40" w:type="dxa"/>
            <w:left w:w="80" w:type="dxa"/>
            <w:bottom w:w="40" w:type="dxa"/>
            <w:right w:w="80" w:type="dxa"/>
          </w:tcMar>
          <w:vAlign w:val="center"/>
        </w:tcPr>
        <w:p w14:paraId="0D12FC17" w14:textId="77777777" w:rsidR="006A6988" w:rsidRPr="00D87A16" w:rsidRDefault="006A6988" w:rsidP="006A6988">
          <w:pPr>
            <w:pStyle w:val="Header"/>
            <w:tabs>
              <w:tab w:val="left" w:pos="5206"/>
            </w:tabs>
            <w:ind w:left="-90" w:right="134"/>
            <w:jc w:val="center"/>
            <w:rPr>
              <w:b/>
              <w:color w:val="00586F"/>
              <w:sz w:val="18"/>
              <w:szCs w:val="18"/>
            </w:rPr>
          </w:pPr>
          <w:r w:rsidRPr="00D87A16">
            <w:rPr>
              <w:b/>
              <w:color w:val="00586F"/>
              <w:sz w:val="18"/>
              <w:szCs w:val="18"/>
            </w:rPr>
            <w:t xml:space="preserve">CUNG CẤP DỊCH VỤ TRIỂN KHAI GIẢI PHÁP PHẦN MỀM </w:t>
          </w:r>
        </w:p>
        <w:p w14:paraId="5D876211" w14:textId="2C5DAD30" w:rsidR="007517BA" w:rsidRDefault="006A6988" w:rsidP="006A6988">
          <w:pPr>
            <w:jc w:val="center"/>
          </w:pPr>
          <w:r w:rsidRPr="00D87A16">
            <w:rPr>
              <w:b/>
              <w:color w:val="00586F"/>
              <w:sz w:val="18"/>
              <w:szCs w:val="18"/>
            </w:rPr>
            <w:t>QUẢN TRỊ DOANH NGHIỆP SAP S/4HANA TẠI CÔNG TY CỔ PHẦN DƯỢC – TRANG THIẾT BỊ Y TẾ BÌNH ĐỊNH (BIDIPHAR)</w:t>
          </w:r>
        </w:p>
      </w:tc>
      <w:tc>
        <w:tcPr>
          <w:tcW w:w="1417" w:type="dxa"/>
          <w:tcMar>
            <w:top w:w="40" w:type="dxa"/>
            <w:left w:w="60" w:type="dxa"/>
            <w:bottom w:w="40" w:type="dxa"/>
            <w:right w:w="60" w:type="dxa"/>
          </w:tcMar>
          <w:vAlign w:val="center"/>
        </w:tcPr>
        <w:p w14:paraId="2DCA13B9" w14:textId="07E9F958" w:rsidR="007517BA" w:rsidRDefault="7D0D7065" w:rsidP="7D0D7065">
          <w:pPr>
            <w:jc w:val="center"/>
            <w:rPr>
              <w:b/>
              <w:bCs/>
              <w:color w:val="00586F"/>
            </w:rPr>
          </w:pPr>
          <w:r>
            <w:rPr>
              <w:noProof/>
            </w:rPr>
            <w:drawing>
              <wp:inline distT="0" distB="0" distL="0" distR="0" wp14:anchorId="107BB5E5" wp14:editId="0649B4A6">
                <wp:extent cx="819150" cy="447675"/>
                <wp:effectExtent l="0" t="0" r="0" b="0"/>
                <wp:docPr id="16697481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748169" name="Picture 1669748169"/>
                        <pic:cNvPicPr/>
                      </pic:nvPicPr>
                      <pic:blipFill>
                        <a:blip r:embed="rId2">
                          <a:extLst>
                            <a:ext uri="{28A0092B-C50C-407E-A947-70E740481C1C}">
                              <a14:useLocalDpi xmlns:a14="http://schemas.microsoft.com/office/drawing/2010/main"/>
                            </a:ext>
                          </a:extLst>
                        </a:blip>
                        <a:stretch>
                          <a:fillRect/>
                        </a:stretch>
                      </pic:blipFill>
                      <pic:spPr>
                        <a:xfrm>
                          <a:off x="0" y="0"/>
                          <a:ext cx="819150" cy="447675"/>
                        </a:xfrm>
                        <a:prstGeom prst="rect">
                          <a:avLst/>
                        </a:prstGeom>
                      </pic:spPr>
                    </pic:pic>
                  </a:graphicData>
                </a:graphic>
              </wp:inline>
            </w:drawing>
          </w:r>
        </w:p>
      </w:tc>
    </w:tr>
  </w:tbl>
  <w:p w14:paraId="4CC44D42" w14:textId="77777777" w:rsidR="007517BA" w:rsidRDefault="007517BA">
    <w:pPr>
      <w:spacing w:after="0"/>
    </w:pPr>
  </w:p>
</w:hdr>
</file>

<file path=word/intelligence2.xml><?xml version="1.0" encoding="utf-8"?>
<int2:intelligence xmlns:int2="http://schemas.microsoft.com/office/intelligence/2020/intelligence" xmlns:oel="http://schemas.microsoft.com/office/2019/extlst">
  <int2:observations>
    <int2:textHash int2:hashCode="eXplG0nEcV7pce" int2:id="D4O0IIss">
      <int2:state int2:value="Rejected" int2:type="spell"/>
    </int2:textHash>
    <int2:textHash int2:hashCode="HfapbZcO0ExFME" int2:id="J4huOMJ3">
      <int2:state int2:value="Rejected" int2:type="spell"/>
    </int2:textHash>
    <int2:textHash int2:hashCode="fkaacpv/JqYCNY" int2:id="JE0X5GmC">
      <int2:state int2:value="Rejected" int2:type="spell"/>
    </int2:textHash>
    <int2:textHash int2:hashCode="gdSurFYK3njNAz" int2:id="JeUbEIWg">
      <int2:state int2:value="Rejected" int2:type="spell"/>
    </int2:textHash>
    <int2:textHash int2:hashCode="gmyGxn3awz3OgA" int2:id="TeqVyJa6">
      <int2:state int2:value="Rejected" int2:type="spell"/>
    </int2:textHash>
    <int2:textHash int2:hashCode="lvKzW4mkaSq5FN" int2:id="ijcIHq1g">
      <int2:state int2:value="Rejected" int2:type="spell"/>
    </int2:textHash>
    <int2:textHash int2:hashCode="7iLb3eFPL6BUnB" int2:id="mp4galGx">
      <int2:state int2:value="Rejected" int2:type="spell"/>
    </int2:textHash>
    <int2:textHash int2:hashCode="Vw8q7yuyzF2nyy" int2:id="nYqWTaRV">
      <int2:state int2:value="Rejected" int2:type="spell"/>
    </int2:textHash>
    <int2:textHash int2:hashCode="MgDjL9xTq2xkf/" int2:id="q5z8whIb">
      <int2:state int2:value="Rejected" int2:type="spell"/>
    </int2:textHash>
    <int2:textHash int2:hashCode="ZLAGnvA8btK7JF" int2:id="rdkxVjCh">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11D85569"/>
    <w:multiLevelType w:val="singleLevel"/>
    <w:tmpl w:val="B8F2CC14"/>
    <w:lvl w:ilvl="0">
      <w:start w:val="1"/>
      <w:numFmt w:val="decimal"/>
      <w:suff w:val="nothing"/>
      <w:lvlText w:val="%1"/>
      <w:lvlJc w:val="center"/>
      <w:pPr>
        <w:ind w:left="0" w:firstLine="0"/>
      </w:pPr>
    </w:lvl>
  </w:abstractNum>
  <w:abstractNum w:abstractNumId="6" w15:restartNumberingAfterBreak="0">
    <w:nsid w:val="1421FB22"/>
    <w:multiLevelType w:val="multilevel"/>
    <w:tmpl w:val="B8C87FA6"/>
    <w:lvl w:ilvl="0">
      <w:start w:val="1"/>
      <w:numFmt w:val="bullet"/>
      <w:lvlText w:val="-"/>
      <w:lvlJc w:val="left"/>
      <w:pPr>
        <w:ind w:left="227" w:hanging="227"/>
      </w:pPr>
      <w:rPr>
        <w:rFonts w:ascii="OpenSymbol" w:hAnsi="Open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E892198"/>
    <w:multiLevelType w:val="hybridMultilevel"/>
    <w:tmpl w:val="75F015AC"/>
    <w:lvl w:ilvl="0" w:tplc="DF9AD5BA">
      <w:start w:val="1"/>
      <w:numFmt w:val="bullet"/>
      <w:lvlText w:val="-"/>
      <w:lvlJc w:val="left"/>
      <w:pPr>
        <w:ind w:left="227" w:hanging="227"/>
      </w:pPr>
    </w:lvl>
    <w:lvl w:ilvl="1" w:tplc="D6C4D2E8">
      <w:start w:val="1"/>
      <w:numFmt w:val="bullet"/>
      <w:lvlText w:val="-"/>
      <w:lvlJc w:val="left"/>
      <w:pPr>
        <w:ind w:left="454" w:hanging="227"/>
      </w:pPr>
    </w:lvl>
    <w:lvl w:ilvl="2" w:tplc="911E981E">
      <w:start w:val="1"/>
      <w:numFmt w:val="bullet"/>
      <w:lvlText w:val="-"/>
      <w:lvlJc w:val="left"/>
      <w:pPr>
        <w:ind w:left="681" w:hanging="227"/>
      </w:pPr>
    </w:lvl>
    <w:lvl w:ilvl="3" w:tplc="205AA82E">
      <w:numFmt w:val="decimal"/>
      <w:lvlText w:val=""/>
      <w:lvlJc w:val="left"/>
    </w:lvl>
    <w:lvl w:ilvl="4" w:tplc="93F47D82">
      <w:numFmt w:val="decimal"/>
      <w:lvlText w:val=""/>
      <w:lvlJc w:val="left"/>
    </w:lvl>
    <w:lvl w:ilvl="5" w:tplc="89E46486">
      <w:numFmt w:val="decimal"/>
      <w:lvlText w:val=""/>
      <w:lvlJc w:val="left"/>
    </w:lvl>
    <w:lvl w:ilvl="6" w:tplc="FE06E274">
      <w:numFmt w:val="decimal"/>
      <w:lvlText w:val=""/>
      <w:lvlJc w:val="left"/>
    </w:lvl>
    <w:lvl w:ilvl="7" w:tplc="083665B0">
      <w:numFmt w:val="decimal"/>
      <w:lvlText w:val=""/>
      <w:lvlJc w:val="left"/>
    </w:lvl>
    <w:lvl w:ilvl="8" w:tplc="A1AE1028">
      <w:numFmt w:val="decimal"/>
      <w:lvlText w:val=""/>
      <w:lvlJc w:val="left"/>
    </w:lvl>
  </w:abstractNum>
  <w:abstractNum w:abstractNumId="8" w15:restartNumberingAfterBreak="0">
    <w:nsid w:val="3EC83DA8"/>
    <w:multiLevelType w:val="multilevel"/>
    <w:tmpl w:val="A606AFC4"/>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start w:val="1"/>
      <w:numFmt w:val="decimal"/>
      <w:pStyle w:val="Heading3"/>
      <w:lvlText w:val="%1.%2.%3"/>
      <w:lvlJc w:val="left"/>
      <w:pPr>
        <w:ind w:left="0" w:firstLine="0"/>
      </w:pPr>
    </w:lvl>
    <w:lvl w:ilvl="3">
      <w:start w:val="1"/>
      <w:numFmt w:val="decimal"/>
      <w:pStyle w:val="Heading4"/>
      <w:lvlText w:val="%1.%2.%3.%4"/>
      <w:lvlJc w:val="left"/>
      <w:pPr>
        <w:ind w:left="0" w:firstLine="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09A2FCB"/>
    <w:multiLevelType w:val="singleLevel"/>
    <w:tmpl w:val="9DDA5C4C"/>
    <w:lvl w:ilvl="0">
      <w:start w:val="1"/>
      <w:numFmt w:val="decimal"/>
      <w:suff w:val="nothing"/>
      <w:lvlText w:val="%1"/>
      <w:lvlJc w:val="center"/>
      <w:pPr>
        <w:ind w:left="0" w:firstLine="0"/>
      </w:pPr>
    </w:lvl>
  </w:abstractNum>
  <w:abstractNum w:abstractNumId="10" w15:restartNumberingAfterBreak="0">
    <w:nsid w:val="74A9554B"/>
    <w:multiLevelType w:val="singleLevel"/>
    <w:tmpl w:val="3962CFD8"/>
    <w:lvl w:ilvl="0">
      <w:start w:val="1"/>
      <w:numFmt w:val="decimal"/>
      <w:suff w:val="nothing"/>
      <w:lvlText w:val="%1"/>
      <w:lvlJc w:val="center"/>
      <w:pPr>
        <w:ind w:left="0" w:firstLine="0"/>
      </w:pPr>
    </w:lvl>
  </w:abstractNum>
  <w:abstractNum w:abstractNumId="11" w15:restartNumberingAfterBreak="0">
    <w:nsid w:val="79DB5A79"/>
    <w:multiLevelType w:val="multilevel"/>
    <w:tmpl w:val="E3E8DC44"/>
    <w:lvl w:ilvl="0">
      <w:start w:val="1"/>
      <w:numFmt w:val="bullet"/>
      <w:lvlText w:val="-"/>
      <w:lvlJc w:val="left"/>
      <w:pPr>
        <w:ind w:left="227" w:hanging="227"/>
      </w:pPr>
      <w:rPr>
        <w:rFonts w:ascii="OpenSymbol" w:hAnsi="Open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883205984">
    <w:abstractNumId w:val="3"/>
  </w:num>
  <w:num w:numId="2" w16cid:durableId="1335524208">
    <w:abstractNumId w:val="2"/>
  </w:num>
  <w:num w:numId="3" w16cid:durableId="438179030">
    <w:abstractNumId w:val="4"/>
  </w:num>
  <w:num w:numId="4" w16cid:durableId="882903545">
    <w:abstractNumId w:val="1"/>
  </w:num>
  <w:num w:numId="5" w16cid:durableId="728578880">
    <w:abstractNumId w:val="0"/>
  </w:num>
  <w:num w:numId="6" w16cid:durableId="2102139800">
    <w:abstractNumId w:val="8"/>
  </w:num>
  <w:num w:numId="7" w16cid:durableId="654840976">
    <w:abstractNumId w:val="9"/>
  </w:num>
  <w:num w:numId="8" w16cid:durableId="1510027707">
    <w:abstractNumId w:val="6"/>
  </w:num>
  <w:num w:numId="9" w16cid:durableId="967275324">
    <w:abstractNumId w:val="11"/>
  </w:num>
  <w:num w:numId="10" w16cid:durableId="13507074">
    <w:abstractNumId w:val="7"/>
  </w:num>
  <w:num w:numId="11" w16cid:durableId="1886405718">
    <w:abstractNumId w:val="10"/>
  </w:num>
  <w:num w:numId="12" w16cid:durableId="176816526">
    <w:abstractNumId w:val="5"/>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y, Tran Duc">
    <w15:presenceInfo w15:providerId="AD" w15:userId="S::quy.tran2@citek.vn::ff602c84-6815-4eff-ac81-746427d384a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5A"/>
    <w:rsid w:val="00000E41"/>
    <w:rsid w:val="00001435"/>
    <w:rsid w:val="00001A29"/>
    <w:rsid w:val="00001AB1"/>
    <w:rsid w:val="00001B66"/>
    <w:rsid w:val="00002228"/>
    <w:rsid w:val="0000223A"/>
    <w:rsid w:val="0000246E"/>
    <w:rsid w:val="00002543"/>
    <w:rsid w:val="00003451"/>
    <w:rsid w:val="00003528"/>
    <w:rsid w:val="00003773"/>
    <w:rsid w:val="000039D4"/>
    <w:rsid w:val="00003C64"/>
    <w:rsid w:val="00003E88"/>
    <w:rsid w:val="000042E5"/>
    <w:rsid w:val="000057A6"/>
    <w:rsid w:val="00005963"/>
    <w:rsid w:val="0000727C"/>
    <w:rsid w:val="000074B8"/>
    <w:rsid w:val="00007819"/>
    <w:rsid w:val="00007F41"/>
    <w:rsid w:val="00010142"/>
    <w:rsid w:val="00010C3A"/>
    <w:rsid w:val="00012485"/>
    <w:rsid w:val="0001266B"/>
    <w:rsid w:val="000128E5"/>
    <w:rsid w:val="00013049"/>
    <w:rsid w:val="000132AC"/>
    <w:rsid w:val="00013E1F"/>
    <w:rsid w:val="0001402D"/>
    <w:rsid w:val="0001440B"/>
    <w:rsid w:val="00014F8D"/>
    <w:rsid w:val="000150BF"/>
    <w:rsid w:val="00016801"/>
    <w:rsid w:val="00016B12"/>
    <w:rsid w:val="00017AE6"/>
    <w:rsid w:val="00017FAB"/>
    <w:rsid w:val="000203B8"/>
    <w:rsid w:val="000206D3"/>
    <w:rsid w:val="00020741"/>
    <w:rsid w:val="00020BBE"/>
    <w:rsid w:val="00021202"/>
    <w:rsid w:val="00022A11"/>
    <w:rsid w:val="00022A1D"/>
    <w:rsid w:val="00022FCA"/>
    <w:rsid w:val="0002331C"/>
    <w:rsid w:val="0002399A"/>
    <w:rsid w:val="00023A83"/>
    <w:rsid w:val="00024212"/>
    <w:rsid w:val="000243EB"/>
    <w:rsid w:val="00024CAA"/>
    <w:rsid w:val="00025205"/>
    <w:rsid w:val="0002672D"/>
    <w:rsid w:val="000273B9"/>
    <w:rsid w:val="00027480"/>
    <w:rsid w:val="00027872"/>
    <w:rsid w:val="00027D6E"/>
    <w:rsid w:val="000309D4"/>
    <w:rsid w:val="00032260"/>
    <w:rsid w:val="000324BB"/>
    <w:rsid w:val="00033F37"/>
    <w:rsid w:val="0003431F"/>
    <w:rsid w:val="0003453E"/>
    <w:rsid w:val="00034616"/>
    <w:rsid w:val="0003521C"/>
    <w:rsid w:val="00035471"/>
    <w:rsid w:val="00036417"/>
    <w:rsid w:val="000373FC"/>
    <w:rsid w:val="00037A58"/>
    <w:rsid w:val="00037A75"/>
    <w:rsid w:val="00037AEF"/>
    <w:rsid w:val="00037D4A"/>
    <w:rsid w:val="00040E03"/>
    <w:rsid w:val="00042309"/>
    <w:rsid w:val="000426D3"/>
    <w:rsid w:val="00042B7C"/>
    <w:rsid w:val="0004310C"/>
    <w:rsid w:val="00043130"/>
    <w:rsid w:val="00043CFC"/>
    <w:rsid w:val="00043DB5"/>
    <w:rsid w:val="00044449"/>
    <w:rsid w:val="00044802"/>
    <w:rsid w:val="00044F31"/>
    <w:rsid w:val="0004562D"/>
    <w:rsid w:val="000457D3"/>
    <w:rsid w:val="00046AAE"/>
    <w:rsid w:val="00046D3D"/>
    <w:rsid w:val="00046F9B"/>
    <w:rsid w:val="00047268"/>
    <w:rsid w:val="00047FCF"/>
    <w:rsid w:val="00050019"/>
    <w:rsid w:val="00050320"/>
    <w:rsid w:val="000503C2"/>
    <w:rsid w:val="00050D3E"/>
    <w:rsid w:val="00051421"/>
    <w:rsid w:val="000514EE"/>
    <w:rsid w:val="00051669"/>
    <w:rsid w:val="000527B3"/>
    <w:rsid w:val="00052C66"/>
    <w:rsid w:val="000534B8"/>
    <w:rsid w:val="00053BB8"/>
    <w:rsid w:val="00054010"/>
    <w:rsid w:val="00054459"/>
    <w:rsid w:val="00054491"/>
    <w:rsid w:val="00054689"/>
    <w:rsid w:val="000561D1"/>
    <w:rsid w:val="00057190"/>
    <w:rsid w:val="00057534"/>
    <w:rsid w:val="0006015A"/>
    <w:rsid w:val="0006063C"/>
    <w:rsid w:val="00061C32"/>
    <w:rsid w:val="00061E7D"/>
    <w:rsid w:val="000620DD"/>
    <w:rsid w:val="0006212E"/>
    <w:rsid w:val="00062542"/>
    <w:rsid w:val="000625AF"/>
    <w:rsid w:val="000626CE"/>
    <w:rsid w:val="00062803"/>
    <w:rsid w:val="00062B1A"/>
    <w:rsid w:val="00062DF8"/>
    <w:rsid w:val="00063184"/>
    <w:rsid w:val="000632F3"/>
    <w:rsid w:val="000639C4"/>
    <w:rsid w:val="00063A3C"/>
    <w:rsid w:val="00063E30"/>
    <w:rsid w:val="0006429C"/>
    <w:rsid w:val="0006436F"/>
    <w:rsid w:val="0006476D"/>
    <w:rsid w:val="00064BB7"/>
    <w:rsid w:val="00064DE9"/>
    <w:rsid w:val="00064E30"/>
    <w:rsid w:val="0006514B"/>
    <w:rsid w:val="00065293"/>
    <w:rsid w:val="000654B8"/>
    <w:rsid w:val="0006566F"/>
    <w:rsid w:val="000661A5"/>
    <w:rsid w:val="000661F2"/>
    <w:rsid w:val="000664DB"/>
    <w:rsid w:val="00066571"/>
    <w:rsid w:val="00066585"/>
    <w:rsid w:val="000666A2"/>
    <w:rsid w:val="00066D3E"/>
    <w:rsid w:val="00066DF2"/>
    <w:rsid w:val="0006724E"/>
    <w:rsid w:val="00067256"/>
    <w:rsid w:val="00067753"/>
    <w:rsid w:val="00067958"/>
    <w:rsid w:val="00067AEF"/>
    <w:rsid w:val="00067D40"/>
    <w:rsid w:val="000701CF"/>
    <w:rsid w:val="00070436"/>
    <w:rsid w:val="00070731"/>
    <w:rsid w:val="00071C6D"/>
    <w:rsid w:val="00071F6F"/>
    <w:rsid w:val="00071F71"/>
    <w:rsid w:val="00072F11"/>
    <w:rsid w:val="000730B9"/>
    <w:rsid w:val="00073C7B"/>
    <w:rsid w:val="00074059"/>
    <w:rsid w:val="00074192"/>
    <w:rsid w:val="00074375"/>
    <w:rsid w:val="00074B68"/>
    <w:rsid w:val="00074EA8"/>
    <w:rsid w:val="0007548A"/>
    <w:rsid w:val="00075B6E"/>
    <w:rsid w:val="00075BF7"/>
    <w:rsid w:val="00075F6D"/>
    <w:rsid w:val="0007617C"/>
    <w:rsid w:val="00076202"/>
    <w:rsid w:val="0007621B"/>
    <w:rsid w:val="00076B0E"/>
    <w:rsid w:val="00076D1E"/>
    <w:rsid w:val="00076F2E"/>
    <w:rsid w:val="00077011"/>
    <w:rsid w:val="000772D8"/>
    <w:rsid w:val="0007748D"/>
    <w:rsid w:val="00077D0A"/>
    <w:rsid w:val="00077E89"/>
    <w:rsid w:val="00080097"/>
    <w:rsid w:val="000800B7"/>
    <w:rsid w:val="00080AEE"/>
    <w:rsid w:val="00080FDD"/>
    <w:rsid w:val="000815B4"/>
    <w:rsid w:val="00081C5A"/>
    <w:rsid w:val="00081E34"/>
    <w:rsid w:val="00081ED5"/>
    <w:rsid w:val="000829DC"/>
    <w:rsid w:val="00082B58"/>
    <w:rsid w:val="00083367"/>
    <w:rsid w:val="0008337E"/>
    <w:rsid w:val="00083653"/>
    <w:rsid w:val="00083C42"/>
    <w:rsid w:val="00083F77"/>
    <w:rsid w:val="00084299"/>
    <w:rsid w:val="0008497D"/>
    <w:rsid w:val="00084B29"/>
    <w:rsid w:val="00085109"/>
    <w:rsid w:val="00085CF0"/>
    <w:rsid w:val="00086BDA"/>
    <w:rsid w:val="000871EC"/>
    <w:rsid w:val="00087AD9"/>
    <w:rsid w:val="00087B37"/>
    <w:rsid w:val="00087D36"/>
    <w:rsid w:val="00091CF3"/>
    <w:rsid w:val="00091E9A"/>
    <w:rsid w:val="000923CF"/>
    <w:rsid w:val="00093006"/>
    <w:rsid w:val="00093200"/>
    <w:rsid w:val="0009366E"/>
    <w:rsid w:val="00094707"/>
    <w:rsid w:val="0009498F"/>
    <w:rsid w:val="000949FC"/>
    <w:rsid w:val="00094EEE"/>
    <w:rsid w:val="0009575A"/>
    <w:rsid w:val="0009632A"/>
    <w:rsid w:val="00096476"/>
    <w:rsid w:val="00096E0C"/>
    <w:rsid w:val="0009719B"/>
    <w:rsid w:val="000973A8"/>
    <w:rsid w:val="00097430"/>
    <w:rsid w:val="00097AEC"/>
    <w:rsid w:val="000A05BF"/>
    <w:rsid w:val="000A05D9"/>
    <w:rsid w:val="000A0D4A"/>
    <w:rsid w:val="000A1764"/>
    <w:rsid w:val="000A2070"/>
    <w:rsid w:val="000A35A1"/>
    <w:rsid w:val="000A35CE"/>
    <w:rsid w:val="000A513A"/>
    <w:rsid w:val="000A5EB0"/>
    <w:rsid w:val="000A6C3B"/>
    <w:rsid w:val="000A6EEF"/>
    <w:rsid w:val="000A70F3"/>
    <w:rsid w:val="000A7A34"/>
    <w:rsid w:val="000A7A64"/>
    <w:rsid w:val="000A7AFE"/>
    <w:rsid w:val="000B0061"/>
    <w:rsid w:val="000B0A03"/>
    <w:rsid w:val="000B0F57"/>
    <w:rsid w:val="000B14E2"/>
    <w:rsid w:val="000B1CEB"/>
    <w:rsid w:val="000B1F7B"/>
    <w:rsid w:val="000B1FAF"/>
    <w:rsid w:val="000B219F"/>
    <w:rsid w:val="000B2872"/>
    <w:rsid w:val="000B2CD8"/>
    <w:rsid w:val="000B403D"/>
    <w:rsid w:val="000B4718"/>
    <w:rsid w:val="000B4849"/>
    <w:rsid w:val="000B4AC5"/>
    <w:rsid w:val="000B4E02"/>
    <w:rsid w:val="000B535D"/>
    <w:rsid w:val="000B5825"/>
    <w:rsid w:val="000B59ED"/>
    <w:rsid w:val="000B5D6C"/>
    <w:rsid w:val="000B5E35"/>
    <w:rsid w:val="000B68AD"/>
    <w:rsid w:val="000B7AE0"/>
    <w:rsid w:val="000B7BF1"/>
    <w:rsid w:val="000C0097"/>
    <w:rsid w:val="000C0839"/>
    <w:rsid w:val="000C0925"/>
    <w:rsid w:val="000C1AA2"/>
    <w:rsid w:val="000C2616"/>
    <w:rsid w:val="000C26C4"/>
    <w:rsid w:val="000C2DC7"/>
    <w:rsid w:val="000C30CC"/>
    <w:rsid w:val="000C30FE"/>
    <w:rsid w:val="000C3DB7"/>
    <w:rsid w:val="000C3DCA"/>
    <w:rsid w:val="000C3DFB"/>
    <w:rsid w:val="000C3E1D"/>
    <w:rsid w:val="000C48AD"/>
    <w:rsid w:val="000C5149"/>
    <w:rsid w:val="000C5CDC"/>
    <w:rsid w:val="000C7480"/>
    <w:rsid w:val="000C7AA8"/>
    <w:rsid w:val="000C7C1A"/>
    <w:rsid w:val="000D02B4"/>
    <w:rsid w:val="000D047B"/>
    <w:rsid w:val="000D065E"/>
    <w:rsid w:val="000D0A62"/>
    <w:rsid w:val="000D0A92"/>
    <w:rsid w:val="000D0AE7"/>
    <w:rsid w:val="000D1D58"/>
    <w:rsid w:val="000D1F67"/>
    <w:rsid w:val="000D2254"/>
    <w:rsid w:val="000D2581"/>
    <w:rsid w:val="000D2AE5"/>
    <w:rsid w:val="000D2EA8"/>
    <w:rsid w:val="000D2ED8"/>
    <w:rsid w:val="000D3601"/>
    <w:rsid w:val="000D421C"/>
    <w:rsid w:val="000D4275"/>
    <w:rsid w:val="000D4726"/>
    <w:rsid w:val="000D47BA"/>
    <w:rsid w:val="000D4AFB"/>
    <w:rsid w:val="000D4C63"/>
    <w:rsid w:val="000D4F42"/>
    <w:rsid w:val="000D5B93"/>
    <w:rsid w:val="000D5EAE"/>
    <w:rsid w:val="000D6544"/>
    <w:rsid w:val="000D6DF7"/>
    <w:rsid w:val="000D7093"/>
    <w:rsid w:val="000D71F4"/>
    <w:rsid w:val="000D72CD"/>
    <w:rsid w:val="000D7B1A"/>
    <w:rsid w:val="000E0409"/>
    <w:rsid w:val="000E09E2"/>
    <w:rsid w:val="000E118A"/>
    <w:rsid w:val="000E1218"/>
    <w:rsid w:val="000E14B4"/>
    <w:rsid w:val="000E1A51"/>
    <w:rsid w:val="000E2248"/>
    <w:rsid w:val="000E23B1"/>
    <w:rsid w:val="000E2A5D"/>
    <w:rsid w:val="000E2AF1"/>
    <w:rsid w:val="000E42C9"/>
    <w:rsid w:val="000E500E"/>
    <w:rsid w:val="000E5262"/>
    <w:rsid w:val="000E5445"/>
    <w:rsid w:val="000E594B"/>
    <w:rsid w:val="000E6036"/>
    <w:rsid w:val="000E76FA"/>
    <w:rsid w:val="000E7784"/>
    <w:rsid w:val="000E7798"/>
    <w:rsid w:val="000E78C7"/>
    <w:rsid w:val="000E794F"/>
    <w:rsid w:val="000E7F95"/>
    <w:rsid w:val="000F0121"/>
    <w:rsid w:val="000F03E2"/>
    <w:rsid w:val="000F0AAB"/>
    <w:rsid w:val="000F1AFB"/>
    <w:rsid w:val="000F2413"/>
    <w:rsid w:val="000F2603"/>
    <w:rsid w:val="000F2765"/>
    <w:rsid w:val="000F287A"/>
    <w:rsid w:val="000F33A0"/>
    <w:rsid w:val="000F34E5"/>
    <w:rsid w:val="000F3D19"/>
    <w:rsid w:val="000F3EDA"/>
    <w:rsid w:val="000F4D7C"/>
    <w:rsid w:val="000F4E3E"/>
    <w:rsid w:val="000F4EF4"/>
    <w:rsid w:val="000F513B"/>
    <w:rsid w:val="000F518C"/>
    <w:rsid w:val="000F6314"/>
    <w:rsid w:val="000F6CE9"/>
    <w:rsid w:val="000F735B"/>
    <w:rsid w:val="000F764E"/>
    <w:rsid w:val="000F7F33"/>
    <w:rsid w:val="00100BEA"/>
    <w:rsid w:val="0010118D"/>
    <w:rsid w:val="0010189C"/>
    <w:rsid w:val="0010191B"/>
    <w:rsid w:val="001020F7"/>
    <w:rsid w:val="00102193"/>
    <w:rsid w:val="001022F4"/>
    <w:rsid w:val="00102356"/>
    <w:rsid w:val="0010272E"/>
    <w:rsid w:val="00102858"/>
    <w:rsid w:val="0010292F"/>
    <w:rsid w:val="001029FD"/>
    <w:rsid w:val="00102F6A"/>
    <w:rsid w:val="00103083"/>
    <w:rsid w:val="00103230"/>
    <w:rsid w:val="0010345C"/>
    <w:rsid w:val="00103726"/>
    <w:rsid w:val="00104241"/>
    <w:rsid w:val="001047A4"/>
    <w:rsid w:val="00105789"/>
    <w:rsid w:val="00105849"/>
    <w:rsid w:val="00105E65"/>
    <w:rsid w:val="00105EB1"/>
    <w:rsid w:val="00105F58"/>
    <w:rsid w:val="00106004"/>
    <w:rsid w:val="0010626E"/>
    <w:rsid w:val="001063FD"/>
    <w:rsid w:val="00106AEF"/>
    <w:rsid w:val="00106F6B"/>
    <w:rsid w:val="001071EF"/>
    <w:rsid w:val="00107403"/>
    <w:rsid w:val="00107C2B"/>
    <w:rsid w:val="00110200"/>
    <w:rsid w:val="001109F4"/>
    <w:rsid w:val="00110D13"/>
    <w:rsid w:val="00110EF2"/>
    <w:rsid w:val="00111095"/>
    <w:rsid w:val="001114CD"/>
    <w:rsid w:val="00112014"/>
    <w:rsid w:val="001123D0"/>
    <w:rsid w:val="001127C7"/>
    <w:rsid w:val="00112A28"/>
    <w:rsid w:val="00112CD3"/>
    <w:rsid w:val="00112EC9"/>
    <w:rsid w:val="001131F7"/>
    <w:rsid w:val="0011378F"/>
    <w:rsid w:val="0011388D"/>
    <w:rsid w:val="00113D32"/>
    <w:rsid w:val="0011447C"/>
    <w:rsid w:val="00115666"/>
    <w:rsid w:val="00115D12"/>
    <w:rsid w:val="001163E7"/>
    <w:rsid w:val="00116604"/>
    <w:rsid w:val="00116C04"/>
    <w:rsid w:val="001176E6"/>
    <w:rsid w:val="00117933"/>
    <w:rsid w:val="00117DF7"/>
    <w:rsid w:val="0012009C"/>
    <w:rsid w:val="00120990"/>
    <w:rsid w:val="00120A74"/>
    <w:rsid w:val="00120C00"/>
    <w:rsid w:val="00121025"/>
    <w:rsid w:val="00122825"/>
    <w:rsid w:val="00123991"/>
    <w:rsid w:val="00123C33"/>
    <w:rsid w:val="0012422F"/>
    <w:rsid w:val="00124E97"/>
    <w:rsid w:val="0012525B"/>
    <w:rsid w:val="001253EF"/>
    <w:rsid w:val="001258A4"/>
    <w:rsid w:val="00125923"/>
    <w:rsid w:val="00125E59"/>
    <w:rsid w:val="00126627"/>
    <w:rsid w:val="00126E49"/>
    <w:rsid w:val="0012727A"/>
    <w:rsid w:val="00130538"/>
    <w:rsid w:val="00130585"/>
    <w:rsid w:val="00130FB2"/>
    <w:rsid w:val="0013137D"/>
    <w:rsid w:val="00131434"/>
    <w:rsid w:val="001317B5"/>
    <w:rsid w:val="00131883"/>
    <w:rsid w:val="00131E5B"/>
    <w:rsid w:val="001320A6"/>
    <w:rsid w:val="001325BE"/>
    <w:rsid w:val="00132689"/>
    <w:rsid w:val="00132875"/>
    <w:rsid w:val="001328C1"/>
    <w:rsid w:val="00133272"/>
    <w:rsid w:val="001336D3"/>
    <w:rsid w:val="00133759"/>
    <w:rsid w:val="00133C29"/>
    <w:rsid w:val="00133D1D"/>
    <w:rsid w:val="00134327"/>
    <w:rsid w:val="00134BFD"/>
    <w:rsid w:val="00135A5E"/>
    <w:rsid w:val="00135C0B"/>
    <w:rsid w:val="001361F8"/>
    <w:rsid w:val="00136C5C"/>
    <w:rsid w:val="001371E8"/>
    <w:rsid w:val="00137BA0"/>
    <w:rsid w:val="001403BA"/>
    <w:rsid w:val="0014043D"/>
    <w:rsid w:val="00140DFB"/>
    <w:rsid w:val="00140F27"/>
    <w:rsid w:val="0014121A"/>
    <w:rsid w:val="00141651"/>
    <w:rsid w:val="00142485"/>
    <w:rsid w:val="001428D4"/>
    <w:rsid w:val="0014366B"/>
    <w:rsid w:val="00143B23"/>
    <w:rsid w:val="00143DF4"/>
    <w:rsid w:val="00143E70"/>
    <w:rsid w:val="001444C9"/>
    <w:rsid w:val="00144830"/>
    <w:rsid w:val="00144960"/>
    <w:rsid w:val="00144973"/>
    <w:rsid w:val="001451A2"/>
    <w:rsid w:val="0014539B"/>
    <w:rsid w:val="00145444"/>
    <w:rsid w:val="0014592A"/>
    <w:rsid w:val="00146379"/>
    <w:rsid w:val="00146A34"/>
    <w:rsid w:val="00147362"/>
    <w:rsid w:val="00147812"/>
    <w:rsid w:val="001500A7"/>
    <w:rsid w:val="001501FE"/>
    <w:rsid w:val="0015074B"/>
    <w:rsid w:val="00150E86"/>
    <w:rsid w:val="00151505"/>
    <w:rsid w:val="00151685"/>
    <w:rsid w:val="00151716"/>
    <w:rsid w:val="00151CE4"/>
    <w:rsid w:val="0015247C"/>
    <w:rsid w:val="001525FF"/>
    <w:rsid w:val="00152622"/>
    <w:rsid w:val="0015268C"/>
    <w:rsid w:val="00152918"/>
    <w:rsid w:val="00153509"/>
    <w:rsid w:val="00153CED"/>
    <w:rsid w:val="00153D9C"/>
    <w:rsid w:val="00153F72"/>
    <w:rsid w:val="00154010"/>
    <w:rsid w:val="00154972"/>
    <w:rsid w:val="00154EE8"/>
    <w:rsid w:val="00155338"/>
    <w:rsid w:val="00155428"/>
    <w:rsid w:val="00155B03"/>
    <w:rsid w:val="00156033"/>
    <w:rsid w:val="0015697A"/>
    <w:rsid w:val="00156AF8"/>
    <w:rsid w:val="00157C33"/>
    <w:rsid w:val="00157EC6"/>
    <w:rsid w:val="0016002D"/>
    <w:rsid w:val="001605A3"/>
    <w:rsid w:val="00160E84"/>
    <w:rsid w:val="001618F1"/>
    <w:rsid w:val="001626A4"/>
    <w:rsid w:val="00162DAC"/>
    <w:rsid w:val="001635FB"/>
    <w:rsid w:val="00163713"/>
    <w:rsid w:val="00163791"/>
    <w:rsid w:val="00163CD7"/>
    <w:rsid w:val="00163DBE"/>
    <w:rsid w:val="001645CE"/>
    <w:rsid w:val="001648CA"/>
    <w:rsid w:val="00164A23"/>
    <w:rsid w:val="00164D45"/>
    <w:rsid w:val="00164E39"/>
    <w:rsid w:val="001650F2"/>
    <w:rsid w:val="001654FE"/>
    <w:rsid w:val="00165DEE"/>
    <w:rsid w:val="001661E7"/>
    <w:rsid w:val="001662C4"/>
    <w:rsid w:val="00166520"/>
    <w:rsid w:val="00166610"/>
    <w:rsid w:val="0016751E"/>
    <w:rsid w:val="00167A42"/>
    <w:rsid w:val="00167AF3"/>
    <w:rsid w:val="0017009C"/>
    <w:rsid w:val="001706EE"/>
    <w:rsid w:val="001707C0"/>
    <w:rsid w:val="00170B97"/>
    <w:rsid w:val="00170D1F"/>
    <w:rsid w:val="00170EDE"/>
    <w:rsid w:val="0017179D"/>
    <w:rsid w:val="001731D2"/>
    <w:rsid w:val="00173678"/>
    <w:rsid w:val="0017376F"/>
    <w:rsid w:val="00173C62"/>
    <w:rsid w:val="00173C99"/>
    <w:rsid w:val="00174D60"/>
    <w:rsid w:val="00175CA4"/>
    <w:rsid w:val="00175F7B"/>
    <w:rsid w:val="00176C98"/>
    <w:rsid w:val="0017718C"/>
    <w:rsid w:val="001774B7"/>
    <w:rsid w:val="001774D9"/>
    <w:rsid w:val="00177EAA"/>
    <w:rsid w:val="00180121"/>
    <w:rsid w:val="00180197"/>
    <w:rsid w:val="001803D2"/>
    <w:rsid w:val="001803D8"/>
    <w:rsid w:val="00180579"/>
    <w:rsid w:val="00180763"/>
    <w:rsid w:val="00180C97"/>
    <w:rsid w:val="00180D44"/>
    <w:rsid w:val="00180E22"/>
    <w:rsid w:val="00181103"/>
    <w:rsid w:val="0018157F"/>
    <w:rsid w:val="001816C2"/>
    <w:rsid w:val="00182146"/>
    <w:rsid w:val="001823F3"/>
    <w:rsid w:val="00182C3E"/>
    <w:rsid w:val="00183B99"/>
    <w:rsid w:val="00183CD1"/>
    <w:rsid w:val="00184472"/>
    <w:rsid w:val="001849E6"/>
    <w:rsid w:val="00184DBB"/>
    <w:rsid w:val="0018502C"/>
    <w:rsid w:val="001853AF"/>
    <w:rsid w:val="00186327"/>
    <w:rsid w:val="0018662D"/>
    <w:rsid w:val="00186973"/>
    <w:rsid w:val="001871B6"/>
    <w:rsid w:val="00187250"/>
    <w:rsid w:val="0018731F"/>
    <w:rsid w:val="001873AF"/>
    <w:rsid w:val="0018798A"/>
    <w:rsid w:val="00187B8A"/>
    <w:rsid w:val="0019003C"/>
    <w:rsid w:val="00190E35"/>
    <w:rsid w:val="001912CD"/>
    <w:rsid w:val="001914CC"/>
    <w:rsid w:val="0019171D"/>
    <w:rsid w:val="00191D73"/>
    <w:rsid w:val="00191DDB"/>
    <w:rsid w:val="001923C9"/>
    <w:rsid w:val="00192DD6"/>
    <w:rsid w:val="00192DDB"/>
    <w:rsid w:val="00193938"/>
    <w:rsid w:val="00193B5A"/>
    <w:rsid w:val="00194007"/>
    <w:rsid w:val="0019498D"/>
    <w:rsid w:val="001949AE"/>
    <w:rsid w:val="00194BD6"/>
    <w:rsid w:val="0019641A"/>
    <w:rsid w:val="0019694A"/>
    <w:rsid w:val="00196B1D"/>
    <w:rsid w:val="00196DD4"/>
    <w:rsid w:val="00196FB2"/>
    <w:rsid w:val="00197261"/>
    <w:rsid w:val="00197D6C"/>
    <w:rsid w:val="001A07CF"/>
    <w:rsid w:val="001A08B6"/>
    <w:rsid w:val="001A0E78"/>
    <w:rsid w:val="001A10C4"/>
    <w:rsid w:val="001A2273"/>
    <w:rsid w:val="001A2FC8"/>
    <w:rsid w:val="001A31EF"/>
    <w:rsid w:val="001A333E"/>
    <w:rsid w:val="001A3601"/>
    <w:rsid w:val="001A44F2"/>
    <w:rsid w:val="001A4709"/>
    <w:rsid w:val="001A498F"/>
    <w:rsid w:val="001A5A96"/>
    <w:rsid w:val="001A68BB"/>
    <w:rsid w:val="001A6A79"/>
    <w:rsid w:val="001A7026"/>
    <w:rsid w:val="001A714A"/>
    <w:rsid w:val="001A75FF"/>
    <w:rsid w:val="001A77A9"/>
    <w:rsid w:val="001A797A"/>
    <w:rsid w:val="001A7A2D"/>
    <w:rsid w:val="001A7D3D"/>
    <w:rsid w:val="001A7E4F"/>
    <w:rsid w:val="001B084B"/>
    <w:rsid w:val="001B0AAE"/>
    <w:rsid w:val="001B1135"/>
    <w:rsid w:val="001B1160"/>
    <w:rsid w:val="001B1427"/>
    <w:rsid w:val="001B1933"/>
    <w:rsid w:val="001B1951"/>
    <w:rsid w:val="001B24F1"/>
    <w:rsid w:val="001B2BC1"/>
    <w:rsid w:val="001B33C0"/>
    <w:rsid w:val="001B3710"/>
    <w:rsid w:val="001B4B13"/>
    <w:rsid w:val="001B513F"/>
    <w:rsid w:val="001B64D6"/>
    <w:rsid w:val="001B6B8D"/>
    <w:rsid w:val="001B6E05"/>
    <w:rsid w:val="001B7819"/>
    <w:rsid w:val="001C0234"/>
    <w:rsid w:val="001C0851"/>
    <w:rsid w:val="001C0BC4"/>
    <w:rsid w:val="001C106D"/>
    <w:rsid w:val="001C1156"/>
    <w:rsid w:val="001C1164"/>
    <w:rsid w:val="001C1660"/>
    <w:rsid w:val="001C1CD1"/>
    <w:rsid w:val="001C207E"/>
    <w:rsid w:val="001C2267"/>
    <w:rsid w:val="001C2295"/>
    <w:rsid w:val="001C2371"/>
    <w:rsid w:val="001C264E"/>
    <w:rsid w:val="001C274A"/>
    <w:rsid w:val="001C2831"/>
    <w:rsid w:val="001C2915"/>
    <w:rsid w:val="001C2D76"/>
    <w:rsid w:val="001C3605"/>
    <w:rsid w:val="001C407D"/>
    <w:rsid w:val="001C456F"/>
    <w:rsid w:val="001C495B"/>
    <w:rsid w:val="001C4FED"/>
    <w:rsid w:val="001C510A"/>
    <w:rsid w:val="001C588D"/>
    <w:rsid w:val="001C5EE6"/>
    <w:rsid w:val="001C6BC7"/>
    <w:rsid w:val="001C7286"/>
    <w:rsid w:val="001C7AD0"/>
    <w:rsid w:val="001C7D2C"/>
    <w:rsid w:val="001D036A"/>
    <w:rsid w:val="001D09D4"/>
    <w:rsid w:val="001D0A30"/>
    <w:rsid w:val="001D143A"/>
    <w:rsid w:val="001D1B19"/>
    <w:rsid w:val="001D2093"/>
    <w:rsid w:val="001D2246"/>
    <w:rsid w:val="001D22B1"/>
    <w:rsid w:val="001D27E4"/>
    <w:rsid w:val="001D2C6C"/>
    <w:rsid w:val="001D3D20"/>
    <w:rsid w:val="001D4039"/>
    <w:rsid w:val="001D491E"/>
    <w:rsid w:val="001D5A0B"/>
    <w:rsid w:val="001D5C7E"/>
    <w:rsid w:val="001D5D0D"/>
    <w:rsid w:val="001D6079"/>
    <w:rsid w:val="001D6933"/>
    <w:rsid w:val="001D6ADE"/>
    <w:rsid w:val="001D6BDB"/>
    <w:rsid w:val="001D6E55"/>
    <w:rsid w:val="001D6E60"/>
    <w:rsid w:val="001D776A"/>
    <w:rsid w:val="001D7892"/>
    <w:rsid w:val="001E1058"/>
    <w:rsid w:val="001E126C"/>
    <w:rsid w:val="001E14CA"/>
    <w:rsid w:val="001E1949"/>
    <w:rsid w:val="001E1982"/>
    <w:rsid w:val="001E1B54"/>
    <w:rsid w:val="001E26FC"/>
    <w:rsid w:val="001E2747"/>
    <w:rsid w:val="001E2876"/>
    <w:rsid w:val="001E28DC"/>
    <w:rsid w:val="001E303C"/>
    <w:rsid w:val="001E37B6"/>
    <w:rsid w:val="001E3CE3"/>
    <w:rsid w:val="001E464B"/>
    <w:rsid w:val="001E55D7"/>
    <w:rsid w:val="001E5901"/>
    <w:rsid w:val="001E5DB9"/>
    <w:rsid w:val="001E5E9B"/>
    <w:rsid w:val="001E61F2"/>
    <w:rsid w:val="001E67F1"/>
    <w:rsid w:val="001E6968"/>
    <w:rsid w:val="001E6DDC"/>
    <w:rsid w:val="001E719A"/>
    <w:rsid w:val="001E78CB"/>
    <w:rsid w:val="001E7F5C"/>
    <w:rsid w:val="001F02EE"/>
    <w:rsid w:val="001F079A"/>
    <w:rsid w:val="001F0890"/>
    <w:rsid w:val="001F0907"/>
    <w:rsid w:val="001F0EC8"/>
    <w:rsid w:val="001F1320"/>
    <w:rsid w:val="001F1C94"/>
    <w:rsid w:val="001F280E"/>
    <w:rsid w:val="001F2847"/>
    <w:rsid w:val="001F4BC3"/>
    <w:rsid w:val="001F4FB8"/>
    <w:rsid w:val="001F50E4"/>
    <w:rsid w:val="001F5E8F"/>
    <w:rsid w:val="001F610F"/>
    <w:rsid w:val="001F6786"/>
    <w:rsid w:val="001F6AF9"/>
    <w:rsid w:val="001F6C62"/>
    <w:rsid w:val="001F6FEC"/>
    <w:rsid w:val="001F707E"/>
    <w:rsid w:val="001F72C5"/>
    <w:rsid w:val="001F7445"/>
    <w:rsid w:val="0020066F"/>
    <w:rsid w:val="0020079D"/>
    <w:rsid w:val="0020101C"/>
    <w:rsid w:val="0020151A"/>
    <w:rsid w:val="0020154F"/>
    <w:rsid w:val="002015C0"/>
    <w:rsid w:val="002015F9"/>
    <w:rsid w:val="002017A7"/>
    <w:rsid w:val="002024DD"/>
    <w:rsid w:val="002024F7"/>
    <w:rsid w:val="00203726"/>
    <w:rsid w:val="00203828"/>
    <w:rsid w:val="002038D2"/>
    <w:rsid w:val="00203AC5"/>
    <w:rsid w:val="00203B1E"/>
    <w:rsid w:val="00203C9D"/>
    <w:rsid w:val="00204850"/>
    <w:rsid w:val="00204BEE"/>
    <w:rsid w:val="00204E4B"/>
    <w:rsid w:val="00204EFB"/>
    <w:rsid w:val="0020549C"/>
    <w:rsid w:val="0020553F"/>
    <w:rsid w:val="0020572E"/>
    <w:rsid w:val="00205955"/>
    <w:rsid w:val="00205C53"/>
    <w:rsid w:val="00205C6E"/>
    <w:rsid w:val="00206A5B"/>
    <w:rsid w:val="00206AA4"/>
    <w:rsid w:val="00207C1A"/>
    <w:rsid w:val="00207EAA"/>
    <w:rsid w:val="002100B8"/>
    <w:rsid w:val="00210339"/>
    <w:rsid w:val="002107CD"/>
    <w:rsid w:val="00210BED"/>
    <w:rsid w:val="00210BFA"/>
    <w:rsid w:val="00210CB5"/>
    <w:rsid w:val="00210FB6"/>
    <w:rsid w:val="00212649"/>
    <w:rsid w:val="0021296C"/>
    <w:rsid w:val="00214444"/>
    <w:rsid w:val="002145C7"/>
    <w:rsid w:val="00214672"/>
    <w:rsid w:val="002146AA"/>
    <w:rsid w:val="002146C9"/>
    <w:rsid w:val="00214C37"/>
    <w:rsid w:val="0021541C"/>
    <w:rsid w:val="002155B0"/>
    <w:rsid w:val="00216DF5"/>
    <w:rsid w:val="00217044"/>
    <w:rsid w:val="0021730B"/>
    <w:rsid w:val="002178D6"/>
    <w:rsid w:val="00217999"/>
    <w:rsid w:val="00217C23"/>
    <w:rsid w:val="00217D9C"/>
    <w:rsid w:val="00220138"/>
    <w:rsid w:val="002202F0"/>
    <w:rsid w:val="00220626"/>
    <w:rsid w:val="00220837"/>
    <w:rsid w:val="00220894"/>
    <w:rsid w:val="002209B2"/>
    <w:rsid w:val="0022105F"/>
    <w:rsid w:val="002217E0"/>
    <w:rsid w:val="00221861"/>
    <w:rsid w:val="00221972"/>
    <w:rsid w:val="00221BB5"/>
    <w:rsid w:val="00221CA3"/>
    <w:rsid w:val="00221D16"/>
    <w:rsid w:val="00221F46"/>
    <w:rsid w:val="002221E6"/>
    <w:rsid w:val="00222CE2"/>
    <w:rsid w:val="00223F9D"/>
    <w:rsid w:val="002241A6"/>
    <w:rsid w:val="00225401"/>
    <w:rsid w:val="002263F9"/>
    <w:rsid w:val="002269FD"/>
    <w:rsid w:val="00226F78"/>
    <w:rsid w:val="00226FED"/>
    <w:rsid w:val="00227C4D"/>
    <w:rsid w:val="00227D82"/>
    <w:rsid w:val="00230188"/>
    <w:rsid w:val="0023043C"/>
    <w:rsid w:val="00230476"/>
    <w:rsid w:val="002304EE"/>
    <w:rsid w:val="00230C61"/>
    <w:rsid w:val="00230CBB"/>
    <w:rsid w:val="00230F54"/>
    <w:rsid w:val="0023115F"/>
    <w:rsid w:val="00231666"/>
    <w:rsid w:val="00231A00"/>
    <w:rsid w:val="0023209E"/>
    <w:rsid w:val="0023238C"/>
    <w:rsid w:val="0023281C"/>
    <w:rsid w:val="00232CCF"/>
    <w:rsid w:val="00232E6E"/>
    <w:rsid w:val="002330C2"/>
    <w:rsid w:val="00233213"/>
    <w:rsid w:val="00233886"/>
    <w:rsid w:val="002338A4"/>
    <w:rsid w:val="002338FE"/>
    <w:rsid w:val="002339DC"/>
    <w:rsid w:val="00233E5F"/>
    <w:rsid w:val="0023441C"/>
    <w:rsid w:val="002345AF"/>
    <w:rsid w:val="00234CAB"/>
    <w:rsid w:val="00235034"/>
    <w:rsid w:val="00235228"/>
    <w:rsid w:val="0023577E"/>
    <w:rsid w:val="00236247"/>
    <w:rsid w:val="0023699C"/>
    <w:rsid w:val="0023727A"/>
    <w:rsid w:val="0023733A"/>
    <w:rsid w:val="00237FF5"/>
    <w:rsid w:val="002402A6"/>
    <w:rsid w:val="002407BA"/>
    <w:rsid w:val="00240B5A"/>
    <w:rsid w:val="00240D86"/>
    <w:rsid w:val="00240E3D"/>
    <w:rsid w:val="00242104"/>
    <w:rsid w:val="00242388"/>
    <w:rsid w:val="002425B0"/>
    <w:rsid w:val="0024286F"/>
    <w:rsid w:val="00243422"/>
    <w:rsid w:val="002435BF"/>
    <w:rsid w:val="002442E0"/>
    <w:rsid w:val="00244834"/>
    <w:rsid w:val="00244D11"/>
    <w:rsid w:val="00244F54"/>
    <w:rsid w:val="0024500E"/>
    <w:rsid w:val="00245A87"/>
    <w:rsid w:val="00245B6F"/>
    <w:rsid w:val="00245F2B"/>
    <w:rsid w:val="00246164"/>
    <w:rsid w:val="00246F56"/>
    <w:rsid w:val="002471DB"/>
    <w:rsid w:val="00247431"/>
    <w:rsid w:val="00247877"/>
    <w:rsid w:val="00247DE6"/>
    <w:rsid w:val="00250147"/>
    <w:rsid w:val="00250769"/>
    <w:rsid w:val="00250E71"/>
    <w:rsid w:val="0025208A"/>
    <w:rsid w:val="002523BF"/>
    <w:rsid w:val="002526CF"/>
    <w:rsid w:val="00252BFC"/>
    <w:rsid w:val="00252F41"/>
    <w:rsid w:val="0025356A"/>
    <w:rsid w:val="002536D7"/>
    <w:rsid w:val="00254DDF"/>
    <w:rsid w:val="00255594"/>
    <w:rsid w:val="00255CC4"/>
    <w:rsid w:val="002563CD"/>
    <w:rsid w:val="00256C06"/>
    <w:rsid w:val="00257643"/>
    <w:rsid w:val="00257820"/>
    <w:rsid w:val="00257C00"/>
    <w:rsid w:val="00260143"/>
    <w:rsid w:val="0026030C"/>
    <w:rsid w:val="002606C4"/>
    <w:rsid w:val="00260750"/>
    <w:rsid w:val="00261193"/>
    <w:rsid w:val="002616C1"/>
    <w:rsid w:val="002619F6"/>
    <w:rsid w:val="002626ED"/>
    <w:rsid w:val="002633FA"/>
    <w:rsid w:val="00263589"/>
    <w:rsid w:val="00263E09"/>
    <w:rsid w:val="00263F0A"/>
    <w:rsid w:val="00263FDD"/>
    <w:rsid w:val="00263FF0"/>
    <w:rsid w:val="002646BE"/>
    <w:rsid w:val="002647F0"/>
    <w:rsid w:val="0026547A"/>
    <w:rsid w:val="00265A44"/>
    <w:rsid w:val="00265EAD"/>
    <w:rsid w:val="002661E4"/>
    <w:rsid w:val="002668A3"/>
    <w:rsid w:val="00266D6D"/>
    <w:rsid w:val="0026753A"/>
    <w:rsid w:val="00267974"/>
    <w:rsid w:val="00267A02"/>
    <w:rsid w:val="00267DFD"/>
    <w:rsid w:val="002703AF"/>
    <w:rsid w:val="0027058E"/>
    <w:rsid w:val="002705E9"/>
    <w:rsid w:val="00270A36"/>
    <w:rsid w:val="00270B29"/>
    <w:rsid w:val="00271093"/>
    <w:rsid w:val="00271881"/>
    <w:rsid w:val="00271AD4"/>
    <w:rsid w:val="00271FD9"/>
    <w:rsid w:val="002721E1"/>
    <w:rsid w:val="00273283"/>
    <w:rsid w:val="00273D95"/>
    <w:rsid w:val="00274A56"/>
    <w:rsid w:val="0027505D"/>
    <w:rsid w:val="00276BB2"/>
    <w:rsid w:val="002770F6"/>
    <w:rsid w:val="00277F50"/>
    <w:rsid w:val="002800EE"/>
    <w:rsid w:val="00280164"/>
    <w:rsid w:val="0028043B"/>
    <w:rsid w:val="002809DC"/>
    <w:rsid w:val="00281DE8"/>
    <w:rsid w:val="0028234E"/>
    <w:rsid w:val="002824EB"/>
    <w:rsid w:val="00282848"/>
    <w:rsid w:val="00282FEB"/>
    <w:rsid w:val="00283560"/>
    <w:rsid w:val="002836C9"/>
    <w:rsid w:val="0028378F"/>
    <w:rsid w:val="00283A49"/>
    <w:rsid w:val="00284465"/>
    <w:rsid w:val="002847D2"/>
    <w:rsid w:val="00284B43"/>
    <w:rsid w:val="00284B6C"/>
    <w:rsid w:val="00284E89"/>
    <w:rsid w:val="002850DF"/>
    <w:rsid w:val="00285647"/>
    <w:rsid w:val="00285C4C"/>
    <w:rsid w:val="002861DB"/>
    <w:rsid w:val="00286A4D"/>
    <w:rsid w:val="00286C3D"/>
    <w:rsid w:val="00286E55"/>
    <w:rsid w:val="00286FA6"/>
    <w:rsid w:val="00287067"/>
    <w:rsid w:val="0028735D"/>
    <w:rsid w:val="00287485"/>
    <w:rsid w:val="002879C7"/>
    <w:rsid w:val="00287CE3"/>
    <w:rsid w:val="00287ED8"/>
    <w:rsid w:val="00287EE2"/>
    <w:rsid w:val="002908C7"/>
    <w:rsid w:val="00290A38"/>
    <w:rsid w:val="00290FD3"/>
    <w:rsid w:val="00291737"/>
    <w:rsid w:val="00291CCD"/>
    <w:rsid w:val="002923A7"/>
    <w:rsid w:val="002934BC"/>
    <w:rsid w:val="002940A8"/>
    <w:rsid w:val="00294328"/>
    <w:rsid w:val="00294EDC"/>
    <w:rsid w:val="002952F4"/>
    <w:rsid w:val="002952FA"/>
    <w:rsid w:val="00295306"/>
    <w:rsid w:val="00295416"/>
    <w:rsid w:val="002954F8"/>
    <w:rsid w:val="002955CA"/>
    <w:rsid w:val="0029580A"/>
    <w:rsid w:val="00295964"/>
    <w:rsid w:val="00295CA3"/>
    <w:rsid w:val="0029634A"/>
    <w:rsid w:val="0029639D"/>
    <w:rsid w:val="00296871"/>
    <w:rsid w:val="0029690D"/>
    <w:rsid w:val="00296A56"/>
    <w:rsid w:val="0029715A"/>
    <w:rsid w:val="00297B8C"/>
    <w:rsid w:val="00297BDE"/>
    <w:rsid w:val="00297DE6"/>
    <w:rsid w:val="002A0C93"/>
    <w:rsid w:val="002A1A3B"/>
    <w:rsid w:val="002A1D8B"/>
    <w:rsid w:val="002A2EAA"/>
    <w:rsid w:val="002A305D"/>
    <w:rsid w:val="002A35CA"/>
    <w:rsid w:val="002A37BE"/>
    <w:rsid w:val="002A37E9"/>
    <w:rsid w:val="002A39C0"/>
    <w:rsid w:val="002A3F8C"/>
    <w:rsid w:val="002A49D1"/>
    <w:rsid w:val="002A49D7"/>
    <w:rsid w:val="002A6102"/>
    <w:rsid w:val="002A665F"/>
    <w:rsid w:val="002A6CE1"/>
    <w:rsid w:val="002A7696"/>
    <w:rsid w:val="002B0818"/>
    <w:rsid w:val="002B0F60"/>
    <w:rsid w:val="002B1291"/>
    <w:rsid w:val="002B162C"/>
    <w:rsid w:val="002B1CC1"/>
    <w:rsid w:val="002B22CA"/>
    <w:rsid w:val="002B2436"/>
    <w:rsid w:val="002B288E"/>
    <w:rsid w:val="002B298D"/>
    <w:rsid w:val="002B311D"/>
    <w:rsid w:val="002B3C25"/>
    <w:rsid w:val="002B485E"/>
    <w:rsid w:val="002B508C"/>
    <w:rsid w:val="002B54B1"/>
    <w:rsid w:val="002B564F"/>
    <w:rsid w:val="002B64BE"/>
    <w:rsid w:val="002B6A98"/>
    <w:rsid w:val="002B7314"/>
    <w:rsid w:val="002B7423"/>
    <w:rsid w:val="002C073B"/>
    <w:rsid w:val="002C10F9"/>
    <w:rsid w:val="002C1772"/>
    <w:rsid w:val="002C29CC"/>
    <w:rsid w:val="002C3402"/>
    <w:rsid w:val="002C34CD"/>
    <w:rsid w:val="002C38A0"/>
    <w:rsid w:val="002C3C03"/>
    <w:rsid w:val="002C44DC"/>
    <w:rsid w:val="002C44FC"/>
    <w:rsid w:val="002C4CB8"/>
    <w:rsid w:val="002C4F64"/>
    <w:rsid w:val="002C5068"/>
    <w:rsid w:val="002C5129"/>
    <w:rsid w:val="002C58B5"/>
    <w:rsid w:val="002C5BEB"/>
    <w:rsid w:val="002C5E51"/>
    <w:rsid w:val="002C614B"/>
    <w:rsid w:val="002C6730"/>
    <w:rsid w:val="002C77B3"/>
    <w:rsid w:val="002C7AD3"/>
    <w:rsid w:val="002C7EBE"/>
    <w:rsid w:val="002D089C"/>
    <w:rsid w:val="002D158E"/>
    <w:rsid w:val="002D2C01"/>
    <w:rsid w:val="002D3153"/>
    <w:rsid w:val="002D3A5A"/>
    <w:rsid w:val="002D4206"/>
    <w:rsid w:val="002D43FF"/>
    <w:rsid w:val="002D4FAB"/>
    <w:rsid w:val="002D510F"/>
    <w:rsid w:val="002D5E52"/>
    <w:rsid w:val="002D69AE"/>
    <w:rsid w:val="002D6A10"/>
    <w:rsid w:val="002D7740"/>
    <w:rsid w:val="002D774D"/>
    <w:rsid w:val="002D77A5"/>
    <w:rsid w:val="002D7AE7"/>
    <w:rsid w:val="002E0599"/>
    <w:rsid w:val="002E078B"/>
    <w:rsid w:val="002E0897"/>
    <w:rsid w:val="002E0AD0"/>
    <w:rsid w:val="002E0BF1"/>
    <w:rsid w:val="002E0DEB"/>
    <w:rsid w:val="002E0FEA"/>
    <w:rsid w:val="002E1095"/>
    <w:rsid w:val="002E1CCF"/>
    <w:rsid w:val="002E22F7"/>
    <w:rsid w:val="002E3268"/>
    <w:rsid w:val="002E367D"/>
    <w:rsid w:val="002E3B70"/>
    <w:rsid w:val="002E3D84"/>
    <w:rsid w:val="002E41F7"/>
    <w:rsid w:val="002E4325"/>
    <w:rsid w:val="002E4788"/>
    <w:rsid w:val="002E5A3D"/>
    <w:rsid w:val="002E6105"/>
    <w:rsid w:val="002E64B5"/>
    <w:rsid w:val="002E69F6"/>
    <w:rsid w:val="002E6AE7"/>
    <w:rsid w:val="002E6B4C"/>
    <w:rsid w:val="002E6C97"/>
    <w:rsid w:val="002E7085"/>
    <w:rsid w:val="002E70BC"/>
    <w:rsid w:val="002E7248"/>
    <w:rsid w:val="002E74D9"/>
    <w:rsid w:val="002E7577"/>
    <w:rsid w:val="002E77B5"/>
    <w:rsid w:val="002E7C0C"/>
    <w:rsid w:val="002E7C3D"/>
    <w:rsid w:val="002F04D8"/>
    <w:rsid w:val="002F1192"/>
    <w:rsid w:val="002F1CD8"/>
    <w:rsid w:val="002F2281"/>
    <w:rsid w:val="002F247F"/>
    <w:rsid w:val="002F26D5"/>
    <w:rsid w:val="002F28D3"/>
    <w:rsid w:val="002F2E74"/>
    <w:rsid w:val="002F340F"/>
    <w:rsid w:val="002F3A7E"/>
    <w:rsid w:val="002F3D5A"/>
    <w:rsid w:val="002F3ECC"/>
    <w:rsid w:val="002F40EA"/>
    <w:rsid w:val="002F439B"/>
    <w:rsid w:val="002F4939"/>
    <w:rsid w:val="002F4E77"/>
    <w:rsid w:val="002F5A87"/>
    <w:rsid w:val="002F6B65"/>
    <w:rsid w:val="002F6F53"/>
    <w:rsid w:val="002F7113"/>
    <w:rsid w:val="002F767C"/>
    <w:rsid w:val="003000C9"/>
    <w:rsid w:val="00300612"/>
    <w:rsid w:val="00300FAE"/>
    <w:rsid w:val="00301436"/>
    <w:rsid w:val="0030287B"/>
    <w:rsid w:val="00302E78"/>
    <w:rsid w:val="00303064"/>
    <w:rsid w:val="003031AA"/>
    <w:rsid w:val="003040AF"/>
    <w:rsid w:val="00304337"/>
    <w:rsid w:val="003044FB"/>
    <w:rsid w:val="00305110"/>
    <w:rsid w:val="0030586B"/>
    <w:rsid w:val="00306E4A"/>
    <w:rsid w:val="0030715F"/>
    <w:rsid w:val="003102EB"/>
    <w:rsid w:val="00310434"/>
    <w:rsid w:val="0031070F"/>
    <w:rsid w:val="00310AD7"/>
    <w:rsid w:val="00310C9B"/>
    <w:rsid w:val="00310EEA"/>
    <w:rsid w:val="00312075"/>
    <w:rsid w:val="00312077"/>
    <w:rsid w:val="003120F2"/>
    <w:rsid w:val="00312194"/>
    <w:rsid w:val="003125D7"/>
    <w:rsid w:val="00312B92"/>
    <w:rsid w:val="00312FAC"/>
    <w:rsid w:val="003132F1"/>
    <w:rsid w:val="00314178"/>
    <w:rsid w:val="00315567"/>
    <w:rsid w:val="00315588"/>
    <w:rsid w:val="0031632D"/>
    <w:rsid w:val="00316D9C"/>
    <w:rsid w:val="00317012"/>
    <w:rsid w:val="003178A0"/>
    <w:rsid w:val="00317BC5"/>
    <w:rsid w:val="00317DA3"/>
    <w:rsid w:val="00317FD0"/>
    <w:rsid w:val="00320361"/>
    <w:rsid w:val="00320FD4"/>
    <w:rsid w:val="003213C4"/>
    <w:rsid w:val="003215A6"/>
    <w:rsid w:val="0032168C"/>
    <w:rsid w:val="00321AAB"/>
    <w:rsid w:val="00321D39"/>
    <w:rsid w:val="00321D4C"/>
    <w:rsid w:val="00322E7A"/>
    <w:rsid w:val="00324591"/>
    <w:rsid w:val="003249B3"/>
    <w:rsid w:val="00325499"/>
    <w:rsid w:val="0032571F"/>
    <w:rsid w:val="003259C7"/>
    <w:rsid w:val="003263D6"/>
    <w:rsid w:val="003264DC"/>
    <w:rsid w:val="0032680F"/>
    <w:rsid w:val="00326D0A"/>
    <w:rsid w:val="00326E80"/>
    <w:rsid w:val="00326F90"/>
    <w:rsid w:val="003279AA"/>
    <w:rsid w:val="0033050B"/>
    <w:rsid w:val="00330BCF"/>
    <w:rsid w:val="00331946"/>
    <w:rsid w:val="00331EA0"/>
    <w:rsid w:val="0033222D"/>
    <w:rsid w:val="00332C59"/>
    <w:rsid w:val="003331D1"/>
    <w:rsid w:val="003346F0"/>
    <w:rsid w:val="00334C86"/>
    <w:rsid w:val="00335322"/>
    <w:rsid w:val="00335C98"/>
    <w:rsid w:val="003360D6"/>
    <w:rsid w:val="00336236"/>
    <w:rsid w:val="003369EA"/>
    <w:rsid w:val="00336AEC"/>
    <w:rsid w:val="00336BBA"/>
    <w:rsid w:val="00337479"/>
    <w:rsid w:val="003376F6"/>
    <w:rsid w:val="00337714"/>
    <w:rsid w:val="003378C7"/>
    <w:rsid w:val="0033796C"/>
    <w:rsid w:val="00337C95"/>
    <w:rsid w:val="00337F22"/>
    <w:rsid w:val="00337FB6"/>
    <w:rsid w:val="00340461"/>
    <w:rsid w:val="00340EE0"/>
    <w:rsid w:val="00342148"/>
    <w:rsid w:val="0034262B"/>
    <w:rsid w:val="00342800"/>
    <w:rsid w:val="00342A3F"/>
    <w:rsid w:val="0034321B"/>
    <w:rsid w:val="00343D3B"/>
    <w:rsid w:val="00344596"/>
    <w:rsid w:val="0034486D"/>
    <w:rsid w:val="003451CE"/>
    <w:rsid w:val="0034591A"/>
    <w:rsid w:val="00345B0F"/>
    <w:rsid w:val="00345C4A"/>
    <w:rsid w:val="00345F35"/>
    <w:rsid w:val="003463D4"/>
    <w:rsid w:val="00346668"/>
    <w:rsid w:val="0034680D"/>
    <w:rsid w:val="0034753C"/>
    <w:rsid w:val="00347542"/>
    <w:rsid w:val="00347770"/>
    <w:rsid w:val="00347841"/>
    <w:rsid w:val="00347A3A"/>
    <w:rsid w:val="00347F48"/>
    <w:rsid w:val="00350248"/>
    <w:rsid w:val="003506C8"/>
    <w:rsid w:val="0035096B"/>
    <w:rsid w:val="00350B96"/>
    <w:rsid w:val="0035109E"/>
    <w:rsid w:val="00351552"/>
    <w:rsid w:val="00351B17"/>
    <w:rsid w:val="0035335D"/>
    <w:rsid w:val="003544E6"/>
    <w:rsid w:val="00354601"/>
    <w:rsid w:val="00355615"/>
    <w:rsid w:val="00355638"/>
    <w:rsid w:val="003558C9"/>
    <w:rsid w:val="003563AF"/>
    <w:rsid w:val="00356C01"/>
    <w:rsid w:val="00356C38"/>
    <w:rsid w:val="00356E9D"/>
    <w:rsid w:val="00357006"/>
    <w:rsid w:val="003574E2"/>
    <w:rsid w:val="00360A5D"/>
    <w:rsid w:val="00360DDD"/>
    <w:rsid w:val="00360EAC"/>
    <w:rsid w:val="0036147F"/>
    <w:rsid w:val="003614FB"/>
    <w:rsid w:val="00361525"/>
    <w:rsid w:val="00362480"/>
    <w:rsid w:val="00362B81"/>
    <w:rsid w:val="0036345E"/>
    <w:rsid w:val="00363464"/>
    <w:rsid w:val="00363D5D"/>
    <w:rsid w:val="0036466A"/>
    <w:rsid w:val="003647F7"/>
    <w:rsid w:val="0036499E"/>
    <w:rsid w:val="00364BD0"/>
    <w:rsid w:val="00364D92"/>
    <w:rsid w:val="00365292"/>
    <w:rsid w:val="00366A28"/>
    <w:rsid w:val="00367022"/>
    <w:rsid w:val="00367FCC"/>
    <w:rsid w:val="003703EB"/>
    <w:rsid w:val="00370CCE"/>
    <w:rsid w:val="00370E75"/>
    <w:rsid w:val="003714B9"/>
    <w:rsid w:val="00371AC5"/>
    <w:rsid w:val="00371DB6"/>
    <w:rsid w:val="00371DEE"/>
    <w:rsid w:val="003722A8"/>
    <w:rsid w:val="0037250C"/>
    <w:rsid w:val="00372B3C"/>
    <w:rsid w:val="00372BF7"/>
    <w:rsid w:val="003736A0"/>
    <w:rsid w:val="003737C8"/>
    <w:rsid w:val="003738A0"/>
    <w:rsid w:val="00373C85"/>
    <w:rsid w:val="00373E24"/>
    <w:rsid w:val="00373FE0"/>
    <w:rsid w:val="003743B1"/>
    <w:rsid w:val="003746F5"/>
    <w:rsid w:val="003750F2"/>
    <w:rsid w:val="00375A8B"/>
    <w:rsid w:val="00375E93"/>
    <w:rsid w:val="0037625D"/>
    <w:rsid w:val="0037685F"/>
    <w:rsid w:val="00377508"/>
    <w:rsid w:val="0037755E"/>
    <w:rsid w:val="00377855"/>
    <w:rsid w:val="003802B6"/>
    <w:rsid w:val="00380408"/>
    <w:rsid w:val="003805B4"/>
    <w:rsid w:val="003808B8"/>
    <w:rsid w:val="00380FD2"/>
    <w:rsid w:val="00380FEB"/>
    <w:rsid w:val="003813B8"/>
    <w:rsid w:val="0038160F"/>
    <w:rsid w:val="00381629"/>
    <w:rsid w:val="00382091"/>
    <w:rsid w:val="003826D9"/>
    <w:rsid w:val="00382775"/>
    <w:rsid w:val="00383003"/>
    <w:rsid w:val="00383AE9"/>
    <w:rsid w:val="003844EE"/>
    <w:rsid w:val="00384E0D"/>
    <w:rsid w:val="003859F6"/>
    <w:rsid w:val="00386349"/>
    <w:rsid w:val="0038651A"/>
    <w:rsid w:val="003866AD"/>
    <w:rsid w:val="003866ED"/>
    <w:rsid w:val="00386E6C"/>
    <w:rsid w:val="00387D63"/>
    <w:rsid w:val="00387F58"/>
    <w:rsid w:val="00390250"/>
    <w:rsid w:val="00390338"/>
    <w:rsid w:val="003908CD"/>
    <w:rsid w:val="00390EF1"/>
    <w:rsid w:val="0039147E"/>
    <w:rsid w:val="00391AF8"/>
    <w:rsid w:val="00391BA2"/>
    <w:rsid w:val="00391F7C"/>
    <w:rsid w:val="00392F7F"/>
    <w:rsid w:val="00393113"/>
    <w:rsid w:val="0039315B"/>
    <w:rsid w:val="003934BE"/>
    <w:rsid w:val="00393CBA"/>
    <w:rsid w:val="0039468B"/>
    <w:rsid w:val="0039471B"/>
    <w:rsid w:val="00394724"/>
    <w:rsid w:val="00394902"/>
    <w:rsid w:val="00394D25"/>
    <w:rsid w:val="00395004"/>
    <w:rsid w:val="00395C5F"/>
    <w:rsid w:val="003966F3"/>
    <w:rsid w:val="00397037"/>
    <w:rsid w:val="0039773A"/>
    <w:rsid w:val="0039791E"/>
    <w:rsid w:val="00397C0E"/>
    <w:rsid w:val="00397FE4"/>
    <w:rsid w:val="003A0834"/>
    <w:rsid w:val="003A0A60"/>
    <w:rsid w:val="003A0D0F"/>
    <w:rsid w:val="003A0EC3"/>
    <w:rsid w:val="003A1385"/>
    <w:rsid w:val="003A1849"/>
    <w:rsid w:val="003A1CDE"/>
    <w:rsid w:val="003A1E9E"/>
    <w:rsid w:val="003A21A3"/>
    <w:rsid w:val="003A2647"/>
    <w:rsid w:val="003A2D67"/>
    <w:rsid w:val="003A33B3"/>
    <w:rsid w:val="003A3BF0"/>
    <w:rsid w:val="003A45BC"/>
    <w:rsid w:val="003A4621"/>
    <w:rsid w:val="003A4848"/>
    <w:rsid w:val="003A4DB8"/>
    <w:rsid w:val="003A5649"/>
    <w:rsid w:val="003A5B24"/>
    <w:rsid w:val="003A5CA0"/>
    <w:rsid w:val="003A600E"/>
    <w:rsid w:val="003A6C4D"/>
    <w:rsid w:val="003B0250"/>
    <w:rsid w:val="003B0B9D"/>
    <w:rsid w:val="003B11F3"/>
    <w:rsid w:val="003B180A"/>
    <w:rsid w:val="003B1D9D"/>
    <w:rsid w:val="003B2177"/>
    <w:rsid w:val="003B2550"/>
    <w:rsid w:val="003B2F09"/>
    <w:rsid w:val="003B3926"/>
    <w:rsid w:val="003B3F52"/>
    <w:rsid w:val="003B40B3"/>
    <w:rsid w:val="003B490B"/>
    <w:rsid w:val="003B4E90"/>
    <w:rsid w:val="003B5738"/>
    <w:rsid w:val="003B5E88"/>
    <w:rsid w:val="003B6A2B"/>
    <w:rsid w:val="003B6ABE"/>
    <w:rsid w:val="003B6CD5"/>
    <w:rsid w:val="003B7B8D"/>
    <w:rsid w:val="003B7BCA"/>
    <w:rsid w:val="003B7FB3"/>
    <w:rsid w:val="003B7FB6"/>
    <w:rsid w:val="003C0282"/>
    <w:rsid w:val="003C0673"/>
    <w:rsid w:val="003C088C"/>
    <w:rsid w:val="003C0954"/>
    <w:rsid w:val="003C13BB"/>
    <w:rsid w:val="003C1400"/>
    <w:rsid w:val="003C1A86"/>
    <w:rsid w:val="003C1D2B"/>
    <w:rsid w:val="003C1D75"/>
    <w:rsid w:val="003C2000"/>
    <w:rsid w:val="003C24EA"/>
    <w:rsid w:val="003C2A22"/>
    <w:rsid w:val="003C3943"/>
    <w:rsid w:val="003C3E9E"/>
    <w:rsid w:val="003C43F9"/>
    <w:rsid w:val="003C45BB"/>
    <w:rsid w:val="003C4B23"/>
    <w:rsid w:val="003C4C21"/>
    <w:rsid w:val="003C58FC"/>
    <w:rsid w:val="003C64B9"/>
    <w:rsid w:val="003C65F4"/>
    <w:rsid w:val="003C6955"/>
    <w:rsid w:val="003C71FA"/>
    <w:rsid w:val="003C7C1B"/>
    <w:rsid w:val="003D0EFF"/>
    <w:rsid w:val="003D11C6"/>
    <w:rsid w:val="003D11DB"/>
    <w:rsid w:val="003D1260"/>
    <w:rsid w:val="003D13DA"/>
    <w:rsid w:val="003D2038"/>
    <w:rsid w:val="003D2DEF"/>
    <w:rsid w:val="003D360A"/>
    <w:rsid w:val="003D3783"/>
    <w:rsid w:val="003D3911"/>
    <w:rsid w:val="003D3DE5"/>
    <w:rsid w:val="003D3F4E"/>
    <w:rsid w:val="003D402F"/>
    <w:rsid w:val="003D4829"/>
    <w:rsid w:val="003D48D3"/>
    <w:rsid w:val="003D4FBC"/>
    <w:rsid w:val="003D588D"/>
    <w:rsid w:val="003D6209"/>
    <w:rsid w:val="003D6A72"/>
    <w:rsid w:val="003D7375"/>
    <w:rsid w:val="003D739F"/>
    <w:rsid w:val="003E028E"/>
    <w:rsid w:val="003E038C"/>
    <w:rsid w:val="003E03FC"/>
    <w:rsid w:val="003E0C70"/>
    <w:rsid w:val="003E16CF"/>
    <w:rsid w:val="003E1B1E"/>
    <w:rsid w:val="003E277A"/>
    <w:rsid w:val="003E3383"/>
    <w:rsid w:val="003E346F"/>
    <w:rsid w:val="003E438F"/>
    <w:rsid w:val="003E43B7"/>
    <w:rsid w:val="003E4441"/>
    <w:rsid w:val="003E4BB2"/>
    <w:rsid w:val="003E5D77"/>
    <w:rsid w:val="003E66A4"/>
    <w:rsid w:val="003E67BF"/>
    <w:rsid w:val="003E72E5"/>
    <w:rsid w:val="003E7A2A"/>
    <w:rsid w:val="003F021E"/>
    <w:rsid w:val="003F1013"/>
    <w:rsid w:val="003F1D03"/>
    <w:rsid w:val="003F1E5C"/>
    <w:rsid w:val="003F2285"/>
    <w:rsid w:val="003F298C"/>
    <w:rsid w:val="003F2FA5"/>
    <w:rsid w:val="003F38AA"/>
    <w:rsid w:val="003F460E"/>
    <w:rsid w:val="003F4C6E"/>
    <w:rsid w:val="003F4D70"/>
    <w:rsid w:val="003F6037"/>
    <w:rsid w:val="003F65C2"/>
    <w:rsid w:val="003F66F7"/>
    <w:rsid w:val="003F6ECA"/>
    <w:rsid w:val="00400781"/>
    <w:rsid w:val="00400FB5"/>
    <w:rsid w:val="004014ED"/>
    <w:rsid w:val="00401E34"/>
    <w:rsid w:val="00402742"/>
    <w:rsid w:val="004027A2"/>
    <w:rsid w:val="00402919"/>
    <w:rsid w:val="00402C87"/>
    <w:rsid w:val="0040393B"/>
    <w:rsid w:val="004039D6"/>
    <w:rsid w:val="00403B05"/>
    <w:rsid w:val="00403BD2"/>
    <w:rsid w:val="00403E6C"/>
    <w:rsid w:val="00403FC1"/>
    <w:rsid w:val="004049D8"/>
    <w:rsid w:val="004052B2"/>
    <w:rsid w:val="004056D5"/>
    <w:rsid w:val="00405FB9"/>
    <w:rsid w:val="0040618B"/>
    <w:rsid w:val="00406D4A"/>
    <w:rsid w:val="00407A77"/>
    <w:rsid w:val="00407E84"/>
    <w:rsid w:val="00411C1D"/>
    <w:rsid w:val="00411E25"/>
    <w:rsid w:val="0041273A"/>
    <w:rsid w:val="00412FF0"/>
    <w:rsid w:val="004131FD"/>
    <w:rsid w:val="004134DC"/>
    <w:rsid w:val="00414193"/>
    <w:rsid w:val="004144BC"/>
    <w:rsid w:val="0041468F"/>
    <w:rsid w:val="004146B9"/>
    <w:rsid w:val="00414E34"/>
    <w:rsid w:val="004155E9"/>
    <w:rsid w:val="004156A0"/>
    <w:rsid w:val="00415B47"/>
    <w:rsid w:val="00415B77"/>
    <w:rsid w:val="00416132"/>
    <w:rsid w:val="0041644F"/>
    <w:rsid w:val="00416A88"/>
    <w:rsid w:val="00416C81"/>
    <w:rsid w:val="004170AC"/>
    <w:rsid w:val="0041710F"/>
    <w:rsid w:val="004174BC"/>
    <w:rsid w:val="00417740"/>
    <w:rsid w:val="00417A8B"/>
    <w:rsid w:val="00417E60"/>
    <w:rsid w:val="00420967"/>
    <w:rsid w:val="00421057"/>
    <w:rsid w:val="004210BA"/>
    <w:rsid w:val="004223DE"/>
    <w:rsid w:val="00422A93"/>
    <w:rsid w:val="00423033"/>
    <w:rsid w:val="004232FF"/>
    <w:rsid w:val="00424567"/>
    <w:rsid w:val="004250B5"/>
    <w:rsid w:val="00425134"/>
    <w:rsid w:val="00425C90"/>
    <w:rsid w:val="00426554"/>
    <w:rsid w:val="004266FF"/>
    <w:rsid w:val="00427700"/>
    <w:rsid w:val="00427EB6"/>
    <w:rsid w:val="00427FBB"/>
    <w:rsid w:val="00430086"/>
    <w:rsid w:val="0043016B"/>
    <w:rsid w:val="00431348"/>
    <w:rsid w:val="004315F8"/>
    <w:rsid w:val="00431EA1"/>
    <w:rsid w:val="00431FC8"/>
    <w:rsid w:val="0043225D"/>
    <w:rsid w:val="004328DC"/>
    <w:rsid w:val="00432B64"/>
    <w:rsid w:val="00433114"/>
    <w:rsid w:val="00433A04"/>
    <w:rsid w:val="00433C32"/>
    <w:rsid w:val="00433E28"/>
    <w:rsid w:val="00434876"/>
    <w:rsid w:val="004349E2"/>
    <w:rsid w:val="00434D62"/>
    <w:rsid w:val="00435113"/>
    <w:rsid w:val="004351D5"/>
    <w:rsid w:val="004352E5"/>
    <w:rsid w:val="004358EA"/>
    <w:rsid w:val="00436145"/>
    <w:rsid w:val="00436776"/>
    <w:rsid w:val="004374D8"/>
    <w:rsid w:val="004377CB"/>
    <w:rsid w:val="00437B8F"/>
    <w:rsid w:val="00437C3E"/>
    <w:rsid w:val="00437D3A"/>
    <w:rsid w:val="00437E12"/>
    <w:rsid w:val="00437E73"/>
    <w:rsid w:val="00440AB8"/>
    <w:rsid w:val="00441252"/>
    <w:rsid w:val="004418A9"/>
    <w:rsid w:val="0044205E"/>
    <w:rsid w:val="00442119"/>
    <w:rsid w:val="00442300"/>
    <w:rsid w:val="004428C6"/>
    <w:rsid w:val="00442A87"/>
    <w:rsid w:val="00442AA0"/>
    <w:rsid w:val="00442CE1"/>
    <w:rsid w:val="00442CE5"/>
    <w:rsid w:val="00443FC3"/>
    <w:rsid w:val="0044475E"/>
    <w:rsid w:val="0044482D"/>
    <w:rsid w:val="00444BA4"/>
    <w:rsid w:val="00445328"/>
    <w:rsid w:val="004456F3"/>
    <w:rsid w:val="00445811"/>
    <w:rsid w:val="0044626E"/>
    <w:rsid w:val="00446319"/>
    <w:rsid w:val="004465C8"/>
    <w:rsid w:val="00446DF6"/>
    <w:rsid w:val="004470C8"/>
    <w:rsid w:val="004471F2"/>
    <w:rsid w:val="004478BA"/>
    <w:rsid w:val="00447BFC"/>
    <w:rsid w:val="00447D1B"/>
    <w:rsid w:val="00447EBF"/>
    <w:rsid w:val="004503F8"/>
    <w:rsid w:val="00451BBF"/>
    <w:rsid w:val="00451F1D"/>
    <w:rsid w:val="00452207"/>
    <w:rsid w:val="00452547"/>
    <w:rsid w:val="00452E9D"/>
    <w:rsid w:val="004531FB"/>
    <w:rsid w:val="00453212"/>
    <w:rsid w:val="00453DE7"/>
    <w:rsid w:val="00453E3E"/>
    <w:rsid w:val="00454414"/>
    <w:rsid w:val="00454434"/>
    <w:rsid w:val="00454447"/>
    <w:rsid w:val="00454E58"/>
    <w:rsid w:val="004552FC"/>
    <w:rsid w:val="00455526"/>
    <w:rsid w:val="0045584C"/>
    <w:rsid w:val="0045590F"/>
    <w:rsid w:val="00455B50"/>
    <w:rsid w:val="00456907"/>
    <w:rsid w:val="00456AD6"/>
    <w:rsid w:val="00457256"/>
    <w:rsid w:val="0045734C"/>
    <w:rsid w:val="004573E8"/>
    <w:rsid w:val="004575D9"/>
    <w:rsid w:val="00460B1B"/>
    <w:rsid w:val="00460C35"/>
    <w:rsid w:val="00460D12"/>
    <w:rsid w:val="00460F1D"/>
    <w:rsid w:val="004616B2"/>
    <w:rsid w:val="00461C72"/>
    <w:rsid w:val="00462343"/>
    <w:rsid w:val="00462CBC"/>
    <w:rsid w:val="00462DB7"/>
    <w:rsid w:val="004638FB"/>
    <w:rsid w:val="00463BE7"/>
    <w:rsid w:val="004643EE"/>
    <w:rsid w:val="00464D5F"/>
    <w:rsid w:val="00465096"/>
    <w:rsid w:val="00465127"/>
    <w:rsid w:val="0046514F"/>
    <w:rsid w:val="0046519F"/>
    <w:rsid w:val="00465703"/>
    <w:rsid w:val="0046661A"/>
    <w:rsid w:val="00466A76"/>
    <w:rsid w:val="0046730B"/>
    <w:rsid w:val="0046745A"/>
    <w:rsid w:val="004674BC"/>
    <w:rsid w:val="004678B0"/>
    <w:rsid w:val="0046790D"/>
    <w:rsid w:val="0046794B"/>
    <w:rsid w:val="00467A13"/>
    <w:rsid w:val="00467ABF"/>
    <w:rsid w:val="00470165"/>
    <w:rsid w:val="00470B07"/>
    <w:rsid w:val="00470D9C"/>
    <w:rsid w:val="0047130A"/>
    <w:rsid w:val="004713E6"/>
    <w:rsid w:val="004715DC"/>
    <w:rsid w:val="0047178B"/>
    <w:rsid w:val="004717F9"/>
    <w:rsid w:val="00471BBF"/>
    <w:rsid w:val="00471CDB"/>
    <w:rsid w:val="00471DB3"/>
    <w:rsid w:val="00471EB2"/>
    <w:rsid w:val="00472180"/>
    <w:rsid w:val="004725D2"/>
    <w:rsid w:val="00472A4A"/>
    <w:rsid w:val="00472CB2"/>
    <w:rsid w:val="00472EB1"/>
    <w:rsid w:val="00473268"/>
    <w:rsid w:val="0047406E"/>
    <w:rsid w:val="0047436B"/>
    <w:rsid w:val="0047439C"/>
    <w:rsid w:val="004745B0"/>
    <w:rsid w:val="0047485C"/>
    <w:rsid w:val="00474DD7"/>
    <w:rsid w:val="00474F18"/>
    <w:rsid w:val="004754A4"/>
    <w:rsid w:val="00475913"/>
    <w:rsid w:val="00475FC9"/>
    <w:rsid w:val="0047616F"/>
    <w:rsid w:val="00476A87"/>
    <w:rsid w:val="00476B94"/>
    <w:rsid w:val="00476D88"/>
    <w:rsid w:val="004770AF"/>
    <w:rsid w:val="00477362"/>
    <w:rsid w:val="0047754E"/>
    <w:rsid w:val="004777B0"/>
    <w:rsid w:val="00477D9D"/>
    <w:rsid w:val="0048005A"/>
    <w:rsid w:val="004800D8"/>
    <w:rsid w:val="004801A8"/>
    <w:rsid w:val="00480327"/>
    <w:rsid w:val="00480847"/>
    <w:rsid w:val="0048089F"/>
    <w:rsid w:val="00480968"/>
    <w:rsid w:val="00480A31"/>
    <w:rsid w:val="0048104A"/>
    <w:rsid w:val="00481F82"/>
    <w:rsid w:val="00482058"/>
    <w:rsid w:val="00482083"/>
    <w:rsid w:val="00482849"/>
    <w:rsid w:val="0048285C"/>
    <w:rsid w:val="00482A04"/>
    <w:rsid w:val="00482FC5"/>
    <w:rsid w:val="00482FF7"/>
    <w:rsid w:val="00483416"/>
    <w:rsid w:val="0048344F"/>
    <w:rsid w:val="004834A0"/>
    <w:rsid w:val="00483972"/>
    <w:rsid w:val="00484BA9"/>
    <w:rsid w:val="00485374"/>
    <w:rsid w:val="00485837"/>
    <w:rsid w:val="00485838"/>
    <w:rsid w:val="00485936"/>
    <w:rsid w:val="00485BBA"/>
    <w:rsid w:val="00485F43"/>
    <w:rsid w:val="00487670"/>
    <w:rsid w:val="00487B40"/>
    <w:rsid w:val="004900CC"/>
    <w:rsid w:val="00490864"/>
    <w:rsid w:val="00491154"/>
    <w:rsid w:val="004914AC"/>
    <w:rsid w:val="00491C54"/>
    <w:rsid w:val="00492C9A"/>
    <w:rsid w:val="00492D5F"/>
    <w:rsid w:val="00492D74"/>
    <w:rsid w:val="00492EDF"/>
    <w:rsid w:val="00493184"/>
    <w:rsid w:val="00493220"/>
    <w:rsid w:val="004933D5"/>
    <w:rsid w:val="00493668"/>
    <w:rsid w:val="00493B47"/>
    <w:rsid w:val="00493BDA"/>
    <w:rsid w:val="00493E24"/>
    <w:rsid w:val="00493E79"/>
    <w:rsid w:val="00494BDC"/>
    <w:rsid w:val="00494DA7"/>
    <w:rsid w:val="0049531E"/>
    <w:rsid w:val="00495546"/>
    <w:rsid w:val="004959F0"/>
    <w:rsid w:val="00495F26"/>
    <w:rsid w:val="00496140"/>
    <w:rsid w:val="00496485"/>
    <w:rsid w:val="00496B8A"/>
    <w:rsid w:val="00496F51"/>
    <w:rsid w:val="0049740A"/>
    <w:rsid w:val="00497945"/>
    <w:rsid w:val="00497D46"/>
    <w:rsid w:val="004A0447"/>
    <w:rsid w:val="004A0DCB"/>
    <w:rsid w:val="004A16BD"/>
    <w:rsid w:val="004A250A"/>
    <w:rsid w:val="004A2E83"/>
    <w:rsid w:val="004A2FDE"/>
    <w:rsid w:val="004A31AB"/>
    <w:rsid w:val="004A3658"/>
    <w:rsid w:val="004A4633"/>
    <w:rsid w:val="004A4812"/>
    <w:rsid w:val="004A492D"/>
    <w:rsid w:val="004A4C96"/>
    <w:rsid w:val="004A5361"/>
    <w:rsid w:val="004A5A14"/>
    <w:rsid w:val="004A6059"/>
    <w:rsid w:val="004A624A"/>
    <w:rsid w:val="004A658D"/>
    <w:rsid w:val="004A67A5"/>
    <w:rsid w:val="004A6B13"/>
    <w:rsid w:val="004A6EA8"/>
    <w:rsid w:val="004A7123"/>
    <w:rsid w:val="004A71AF"/>
    <w:rsid w:val="004A73B7"/>
    <w:rsid w:val="004A73D8"/>
    <w:rsid w:val="004A75E3"/>
    <w:rsid w:val="004AF56E"/>
    <w:rsid w:val="004B0B22"/>
    <w:rsid w:val="004B11C3"/>
    <w:rsid w:val="004B12ED"/>
    <w:rsid w:val="004B17A7"/>
    <w:rsid w:val="004B267D"/>
    <w:rsid w:val="004B2D9C"/>
    <w:rsid w:val="004B39AD"/>
    <w:rsid w:val="004B39C7"/>
    <w:rsid w:val="004B3E5A"/>
    <w:rsid w:val="004B4E21"/>
    <w:rsid w:val="004B4E36"/>
    <w:rsid w:val="004B571A"/>
    <w:rsid w:val="004B5765"/>
    <w:rsid w:val="004B5A27"/>
    <w:rsid w:val="004B5C98"/>
    <w:rsid w:val="004B62AF"/>
    <w:rsid w:val="004B6463"/>
    <w:rsid w:val="004B6BE6"/>
    <w:rsid w:val="004B6FA5"/>
    <w:rsid w:val="004B74A3"/>
    <w:rsid w:val="004B76E7"/>
    <w:rsid w:val="004B793E"/>
    <w:rsid w:val="004B7BC5"/>
    <w:rsid w:val="004C0113"/>
    <w:rsid w:val="004C0575"/>
    <w:rsid w:val="004C0577"/>
    <w:rsid w:val="004C0F7D"/>
    <w:rsid w:val="004C176D"/>
    <w:rsid w:val="004C1BBA"/>
    <w:rsid w:val="004C1D86"/>
    <w:rsid w:val="004C2241"/>
    <w:rsid w:val="004C2ABF"/>
    <w:rsid w:val="004C2B4F"/>
    <w:rsid w:val="004C3142"/>
    <w:rsid w:val="004C36A5"/>
    <w:rsid w:val="004C45C1"/>
    <w:rsid w:val="004C4927"/>
    <w:rsid w:val="004C5268"/>
    <w:rsid w:val="004C5415"/>
    <w:rsid w:val="004C5760"/>
    <w:rsid w:val="004C6550"/>
    <w:rsid w:val="004C67CE"/>
    <w:rsid w:val="004C6E59"/>
    <w:rsid w:val="004C6F0F"/>
    <w:rsid w:val="004C707D"/>
    <w:rsid w:val="004C74C5"/>
    <w:rsid w:val="004D0496"/>
    <w:rsid w:val="004D07FC"/>
    <w:rsid w:val="004D191A"/>
    <w:rsid w:val="004D1C6C"/>
    <w:rsid w:val="004D1D08"/>
    <w:rsid w:val="004D2A1E"/>
    <w:rsid w:val="004D3775"/>
    <w:rsid w:val="004D38B9"/>
    <w:rsid w:val="004D39AD"/>
    <w:rsid w:val="004D3B6B"/>
    <w:rsid w:val="004D403F"/>
    <w:rsid w:val="004D404B"/>
    <w:rsid w:val="004D48C1"/>
    <w:rsid w:val="004D574E"/>
    <w:rsid w:val="004D592B"/>
    <w:rsid w:val="004D5DFF"/>
    <w:rsid w:val="004D6691"/>
    <w:rsid w:val="004D6B74"/>
    <w:rsid w:val="004D6F93"/>
    <w:rsid w:val="004E13E5"/>
    <w:rsid w:val="004E1DBA"/>
    <w:rsid w:val="004E240A"/>
    <w:rsid w:val="004E273B"/>
    <w:rsid w:val="004E2750"/>
    <w:rsid w:val="004E29B3"/>
    <w:rsid w:val="004E2BEA"/>
    <w:rsid w:val="004E3CBD"/>
    <w:rsid w:val="004E467C"/>
    <w:rsid w:val="004E46AF"/>
    <w:rsid w:val="004E4D4C"/>
    <w:rsid w:val="004E4E51"/>
    <w:rsid w:val="004E4EFA"/>
    <w:rsid w:val="004E5512"/>
    <w:rsid w:val="004E5620"/>
    <w:rsid w:val="004E5783"/>
    <w:rsid w:val="004E5A27"/>
    <w:rsid w:val="004E6047"/>
    <w:rsid w:val="004E60A8"/>
    <w:rsid w:val="004E67AD"/>
    <w:rsid w:val="004E6E7D"/>
    <w:rsid w:val="004E76CC"/>
    <w:rsid w:val="004E7C36"/>
    <w:rsid w:val="004F04B3"/>
    <w:rsid w:val="004F07B4"/>
    <w:rsid w:val="004F095A"/>
    <w:rsid w:val="004F1083"/>
    <w:rsid w:val="004F1161"/>
    <w:rsid w:val="004F1298"/>
    <w:rsid w:val="004F15C2"/>
    <w:rsid w:val="004F1731"/>
    <w:rsid w:val="004F2021"/>
    <w:rsid w:val="004F2101"/>
    <w:rsid w:val="004F2643"/>
    <w:rsid w:val="004F2B3D"/>
    <w:rsid w:val="004F34BE"/>
    <w:rsid w:val="004F35D3"/>
    <w:rsid w:val="004F3657"/>
    <w:rsid w:val="004F409E"/>
    <w:rsid w:val="004F4614"/>
    <w:rsid w:val="004F4685"/>
    <w:rsid w:val="004F4883"/>
    <w:rsid w:val="004F4CB0"/>
    <w:rsid w:val="004F5506"/>
    <w:rsid w:val="004F566F"/>
    <w:rsid w:val="004F630A"/>
    <w:rsid w:val="004F63BB"/>
    <w:rsid w:val="004F6479"/>
    <w:rsid w:val="004F6B5B"/>
    <w:rsid w:val="004F6EBD"/>
    <w:rsid w:val="004F6F68"/>
    <w:rsid w:val="004F7A7F"/>
    <w:rsid w:val="004F7B71"/>
    <w:rsid w:val="0050017F"/>
    <w:rsid w:val="00500570"/>
    <w:rsid w:val="005008D2"/>
    <w:rsid w:val="00500E05"/>
    <w:rsid w:val="005010A6"/>
    <w:rsid w:val="00501178"/>
    <w:rsid w:val="00501658"/>
    <w:rsid w:val="00501A86"/>
    <w:rsid w:val="00502408"/>
    <w:rsid w:val="0050240B"/>
    <w:rsid w:val="0050292B"/>
    <w:rsid w:val="005029DC"/>
    <w:rsid w:val="00502CAD"/>
    <w:rsid w:val="00503406"/>
    <w:rsid w:val="0050341D"/>
    <w:rsid w:val="0050366D"/>
    <w:rsid w:val="00503B1A"/>
    <w:rsid w:val="00504121"/>
    <w:rsid w:val="00504789"/>
    <w:rsid w:val="00505454"/>
    <w:rsid w:val="00505465"/>
    <w:rsid w:val="00505486"/>
    <w:rsid w:val="00505DC2"/>
    <w:rsid w:val="0050710C"/>
    <w:rsid w:val="0050745A"/>
    <w:rsid w:val="005076F6"/>
    <w:rsid w:val="00507A95"/>
    <w:rsid w:val="00507ACA"/>
    <w:rsid w:val="00507EF9"/>
    <w:rsid w:val="00510C69"/>
    <w:rsid w:val="005110B8"/>
    <w:rsid w:val="005110F1"/>
    <w:rsid w:val="0051117B"/>
    <w:rsid w:val="005113A9"/>
    <w:rsid w:val="00511D36"/>
    <w:rsid w:val="00511E37"/>
    <w:rsid w:val="005121BD"/>
    <w:rsid w:val="0051264A"/>
    <w:rsid w:val="0051294C"/>
    <w:rsid w:val="00512A2A"/>
    <w:rsid w:val="0051365B"/>
    <w:rsid w:val="00513867"/>
    <w:rsid w:val="0051480B"/>
    <w:rsid w:val="005148EA"/>
    <w:rsid w:val="005149E1"/>
    <w:rsid w:val="00514DCB"/>
    <w:rsid w:val="00514ECE"/>
    <w:rsid w:val="00514F2A"/>
    <w:rsid w:val="00515495"/>
    <w:rsid w:val="00515576"/>
    <w:rsid w:val="005157C7"/>
    <w:rsid w:val="00515972"/>
    <w:rsid w:val="00515EEF"/>
    <w:rsid w:val="00516249"/>
    <w:rsid w:val="005162A8"/>
    <w:rsid w:val="00516732"/>
    <w:rsid w:val="00516C2B"/>
    <w:rsid w:val="00516ED1"/>
    <w:rsid w:val="00517D80"/>
    <w:rsid w:val="005203D0"/>
    <w:rsid w:val="00520CAC"/>
    <w:rsid w:val="00520FA7"/>
    <w:rsid w:val="00521683"/>
    <w:rsid w:val="005218AC"/>
    <w:rsid w:val="00521E67"/>
    <w:rsid w:val="00522A75"/>
    <w:rsid w:val="00522AEF"/>
    <w:rsid w:val="00522BDB"/>
    <w:rsid w:val="0052312A"/>
    <w:rsid w:val="0052328A"/>
    <w:rsid w:val="00523743"/>
    <w:rsid w:val="005237CF"/>
    <w:rsid w:val="005248B5"/>
    <w:rsid w:val="00524CD4"/>
    <w:rsid w:val="00524FF2"/>
    <w:rsid w:val="005254EA"/>
    <w:rsid w:val="00525EC7"/>
    <w:rsid w:val="00526513"/>
    <w:rsid w:val="005269D0"/>
    <w:rsid w:val="0052706A"/>
    <w:rsid w:val="00527D8E"/>
    <w:rsid w:val="005307FE"/>
    <w:rsid w:val="00530829"/>
    <w:rsid w:val="005314B5"/>
    <w:rsid w:val="0053150A"/>
    <w:rsid w:val="0053157E"/>
    <w:rsid w:val="005315E4"/>
    <w:rsid w:val="005319AC"/>
    <w:rsid w:val="00531AC5"/>
    <w:rsid w:val="00531D53"/>
    <w:rsid w:val="00531DD8"/>
    <w:rsid w:val="00532005"/>
    <w:rsid w:val="00532276"/>
    <w:rsid w:val="0053264B"/>
    <w:rsid w:val="005328D6"/>
    <w:rsid w:val="00534714"/>
    <w:rsid w:val="0053485C"/>
    <w:rsid w:val="005350F3"/>
    <w:rsid w:val="00535290"/>
    <w:rsid w:val="005353A4"/>
    <w:rsid w:val="0053565C"/>
    <w:rsid w:val="005357CF"/>
    <w:rsid w:val="005360A2"/>
    <w:rsid w:val="005361B1"/>
    <w:rsid w:val="005361DD"/>
    <w:rsid w:val="0053622A"/>
    <w:rsid w:val="00536838"/>
    <w:rsid w:val="005371BD"/>
    <w:rsid w:val="005379DF"/>
    <w:rsid w:val="00537DD0"/>
    <w:rsid w:val="00537F2D"/>
    <w:rsid w:val="005402DB"/>
    <w:rsid w:val="00540464"/>
    <w:rsid w:val="0054061D"/>
    <w:rsid w:val="00541B0E"/>
    <w:rsid w:val="00541CE6"/>
    <w:rsid w:val="0054295D"/>
    <w:rsid w:val="00542EDD"/>
    <w:rsid w:val="00543312"/>
    <w:rsid w:val="00543A32"/>
    <w:rsid w:val="00543CAD"/>
    <w:rsid w:val="005444E8"/>
    <w:rsid w:val="00544BB6"/>
    <w:rsid w:val="0054504D"/>
    <w:rsid w:val="005450D5"/>
    <w:rsid w:val="0054573F"/>
    <w:rsid w:val="005457FB"/>
    <w:rsid w:val="00545A81"/>
    <w:rsid w:val="00545BF7"/>
    <w:rsid w:val="00545C38"/>
    <w:rsid w:val="00545C4A"/>
    <w:rsid w:val="00545F5F"/>
    <w:rsid w:val="0054600B"/>
    <w:rsid w:val="0054690C"/>
    <w:rsid w:val="005469F3"/>
    <w:rsid w:val="00547111"/>
    <w:rsid w:val="0054736D"/>
    <w:rsid w:val="00547E00"/>
    <w:rsid w:val="00550AA2"/>
    <w:rsid w:val="00550D0E"/>
    <w:rsid w:val="00551027"/>
    <w:rsid w:val="00552A13"/>
    <w:rsid w:val="00552A29"/>
    <w:rsid w:val="00552C0C"/>
    <w:rsid w:val="00553122"/>
    <w:rsid w:val="005536D3"/>
    <w:rsid w:val="00554910"/>
    <w:rsid w:val="00554C9B"/>
    <w:rsid w:val="00555217"/>
    <w:rsid w:val="005552A4"/>
    <w:rsid w:val="005557E1"/>
    <w:rsid w:val="0055656C"/>
    <w:rsid w:val="005573CC"/>
    <w:rsid w:val="005576C4"/>
    <w:rsid w:val="0056015E"/>
    <w:rsid w:val="00560171"/>
    <w:rsid w:val="00560431"/>
    <w:rsid w:val="005606EE"/>
    <w:rsid w:val="00560896"/>
    <w:rsid w:val="00561090"/>
    <w:rsid w:val="00562567"/>
    <w:rsid w:val="00562B97"/>
    <w:rsid w:val="005633F1"/>
    <w:rsid w:val="00563937"/>
    <w:rsid w:val="0056416F"/>
    <w:rsid w:val="005641B3"/>
    <w:rsid w:val="005649C1"/>
    <w:rsid w:val="00565037"/>
    <w:rsid w:val="005654AE"/>
    <w:rsid w:val="00565724"/>
    <w:rsid w:val="00565846"/>
    <w:rsid w:val="00565E3D"/>
    <w:rsid w:val="00566233"/>
    <w:rsid w:val="00566BD7"/>
    <w:rsid w:val="005674AE"/>
    <w:rsid w:val="005675D0"/>
    <w:rsid w:val="00570234"/>
    <w:rsid w:val="00570542"/>
    <w:rsid w:val="005708F0"/>
    <w:rsid w:val="00571057"/>
    <w:rsid w:val="005714EE"/>
    <w:rsid w:val="005717CA"/>
    <w:rsid w:val="00571DA1"/>
    <w:rsid w:val="00572157"/>
    <w:rsid w:val="005721F2"/>
    <w:rsid w:val="005727AB"/>
    <w:rsid w:val="00572803"/>
    <w:rsid w:val="0057334D"/>
    <w:rsid w:val="00573689"/>
    <w:rsid w:val="00573886"/>
    <w:rsid w:val="00573CF2"/>
    <w:rsid w:val="005740D9"/>
    <w:rsid w:val="005746B9"/>
    <w:rsid w:val="005747C8"/>
    <w:rsid w:val="00574BC9"/>
    <w:rsid w:val="00575089"/>
    <w:rsid w:val="00575784"/>
    <w:rsid w:val="005757C5"/>
    <w:rsid w:val="0057583A"/>
    <w:rsid w:val="00575E29"/>
    <w:rsid w:val="0057616A"/>
    <w:rsid w:val="00576230"/>
    <w:rsid w:val="00576CBC"/>
    <w:rsid w:val="00576F83"/>
    <w:rsid w:val="00577120"/>
    <w:rsid w:val="0057744A"/>
    <w:rsid w:val="005775FA"/>
    <w:rsid w:val="00577D63"/>
    <w:rsid w:val="005810C2"/>
    <w:rsid w:val="005811C7"/>
    <w:rsid w:val="005815E9"/>
    <w:rsid w:val="005816B4"/>
    <w:rsid w:val="00581958"/>
    <w:rsid w:val="00581F19"/>
    <w:rsid w:val="00581FAC"/>
    <w:rsid w:val="00582287"/>
    <w:rsid w:val="005822AB"/>
    <w:rsid w:val="005822EE"/>
    <w:rsid w:val="00582915"/>
    <w:rsid w:val="00582BB0"/>
    <w:rsid w:val="00582BED"/>
    <w:rsid w:val="00583221"/>
    <w:rsid w:val="00583A5E"/>
    <w:rsid w:val="00584AE8"/>
    <w:rsid w:val="00585318"/>
    <w:rsid w:val="0058593E"/>
    <w:rsid w:val="00585C05"/>
    <w:rsid w:val="005862FC"/>
    <w:rsid w:val="00586609"/>
    <w:rsid w:val="005869C3"/>
    <w:rsid w:val="00586F7A"/>
    <w:rsid w:val="00587523"/>
    <w:rsid w:val="00587774"/>
    <w:rsid w:val="005878CB"/>
    <w:rsid w:val="005904B5"/>
    <w:rsid w:val="00590931"/>
    <w:rsid w:val="00591774"/>
    <w:rsid w:val="0059189F"/>
    <w:rsid w:val="00591B66"/>
    <w:rsid w:val="005920DE"/>
    <w:rsid w:val="0059341E"/>
    <w:rsid w:val="00593614"/>
    <w:rsid w:val="0059375E"/>
    <w:rsid w:val="00593912"/>
    <w:rsid w:val="00593A8F"/>
    <w:rsid w:val="00593BB8"/>
    <w:rsid w:val="00594259"/>
    <w:rsid w:val="005946C0"/>
    <w:rsid w:val="00594918"/>
    <w:rsid w:val="00594A09"/>
    <w:rsid w:val="0059500E"/>
    <w:rsid w:val="0059517F"/>
    <w:rsid w:val="005968B7"/>
    <w:rsid w:val="00596A47"/>
    <w:rsid w:val="005976C4"/>
    <w:rsid w:val="00597752"/>
    <w:rsid w:val="0059781B"/>
    <w:rsid w:val="005979AE"/>
    <w:rsid w:val="00597A46"/>
    <w:rsid w:val="00597C3B"/>
    <w:rsid w:val="005A0096"/>
    <w:rsid w:val="005A024C"/>
    <w:rsid w:val="005A0610"/>
    <w:rsid w:val="005A21C5"/>
    <w:rsid w:val="005A232A"/>
    <w:rsid w:val="005A350D"/>
    <w:rsid w:val="005A37AC"/>
    <w:rsid w:val="005A3C1C"/>
    <w:rsid w:val="005A4056"/>
    <w:rsid w:val="005A43A6"/>
    <w:rsid w:val="005A478C"/>
    <w:rsid w:val="005A47AE"/>
    <w:rsid w:val="005A5E6E"/>
    <w:rsid w:val="005A6597"/>
    <w:rsid w:val="005A71EA"/>
    <w:rsid w:val="005B0063"/>
    <w:rsid w:val="005B0599"/>
    <w:rsid w:val="005B1133"/>
    <w:rsid w:val="005B124A"/>
    <w:rsid w:val="005B138F"/>
    <w:rsid w:val="005B1B5C"/>
    <w:rsid w:val="005B1F2B"/>
    <w:rsid w:val="005B2465"/>
    <w:rsid w:val="005B2474"/>
    <w:rsid w:val="005B2608"/>
    <w:rsid w:val="005B2D01"/>
    <w:rsid w:val="005B3500"/>
    <w:rsid w:val="005B350B"/>
    <w:rsid w:val="005B3782"/>
    <w:rsid w:val="005B4200"/>
    <w:rsid w:val="005B4633"/>
    <w:rsid w:val="005B4AF9"/>
    <w:rsid w:val="005B5137"/>
    <w:rsid w:val="005B518A"/>
    <w:rsid w:val="005B53BC"/>
    <w:rsid w:val="005B5DB4"/>
    <w:rsid w:val="005B6A4E"/>
    <w:rsid w:val="005B6C51"/>
    <w:rsid w:val="005B72B2"/>
    <w:rsid w:val="005B75D8"/>
    <w:rsid w:val="005B7A68"/>
    <w:rsid w:val="005B7B2C"/>
    <w:rsid w:val="005B7BE1"/>
    <w:rsid w:val="005B7C77"/>
    <w:rsid w:val="005C06F1"/>
    <w:rsid w:val="005C0B11"/>
    <w:rsid w:val="005C0FE6"/>
    <w:rsid w:val="005C12C5"/>
    <w:rsid w:val="005C1DA1"/>
    <w:rsid w:val="005C206A"/>
    <w:rsid w:val="005C38BC"/>
    <w:rsid w:val="005C3EDA"/>
    <w:rsid w:val="005C4084"/>
    <w:rsid w:val="005C46CF"/>
    <w:rsid w:val="005C4E10"/>
    <w:rsid w:val="005C5239"/>
    <w:rsid w:val="005C529A"/>
    <w:rsid w:val="005C5384"/>
    <w:rsid w:val="005C5ADC"/>
    <w:rsid w:val="005C5B32"/>
    <w:rsid w:val="005C67A8"/>
    <w:rsid w:val="005C698E"/>
    <w:rsid w:val="005C6AB5"/>
    <w:rsid w:val="005C6C58"/>
    <w:rsid w:val="005C6EE9"/>
    <w:rsid w:val="005C7271"/>
    <w:rsid w:val="005C72D7"/>
    <w:rsid w:val="005C731A"/>
    <w:rsid w:val="005C7759"/>
    <w:rsid w:val="005C7A0A"/>
    <w:rsid w:val="005C7DCC"/>
    <w:rsid w:val="005D006A"/>
    <w:rsid w:val="005D039C"/>
    <w:rsid w:val="005D06D5"/>
    <w:rsid w:val="005D06E1"/>
    <w:rsid w:val="005D0851"/>
    <w:rsid w:val="005D08FC"/>
    <w:rsid w:val="005D1BAA"/>
    <w:rsid w:val="005D2127"/>
    <w:rsid w:val="005D22CF"/>
    <w:rsid w:val="005D2E97"/>
    <w:rsid w:val="005D2EF3"/>
    <w:rsid w:val="005D3A55"/>
    <w:rsid w:val="005D3B1F"/>
    <w:rsid w:val="005D4346"/>
    <w:rsid w:val="005D4679"/>
    <w:rsid w:val="005D56EC"/>
    <w:rsid w:val="005D5BB1"/>
    <w:rsid w:val="005D5F4C"/>
    <w:rsid w:val="005D60E1"/>
    <w:rsid w:val="005D64B8"/>
    <w:rsid w:val="005D66C6"/>
    <w:rsid w:val="005D6C10"/>
    <w:rsid w:val="005D6C52"/>
    <w:rsid w:val="005D77DE"/>
    <w:rsid w:val="005D7928"/>
    <w:rsid w:val="005D7CBB"/>
    <w:rsid w:val="005E0450"/>
    <w:rsid w:val="005E045C"/>
    <w:rsid w:val="005E08FA"/>
    <w:rsid w:val="005E09AE"/>
    <w:rsid w:val="005E127B"/>
    <w:rsid w:val="005E1415"/>
    <w:rsid w:val="005E1729"/>
    <w:rsid w:val="005E1F2B"/>
    <w:rsid w:val="005E218E"/>
    <w:rsid w:val="005E26DA"/>
    <w:rsid w:val="005E2717"/>
    <w:rsid w:val="005E31AC"/>
    <w:rsid w:val="005E3440"/>
    <w:rsid w:val="005E36AE"/>
    <w:rsid w:val="005E38DB"/>
    <w:rsid w:val="005E3B87"/>
    <w:rsid w:val="005E3E71"/>
    <w:rsid w:val="005E4155"/>
    <w:rsid w:val="005E417C"/>
    <w:rsid w:val="005E599B"/>
    <w:rsid w:val="005E5C80"/>
    <w:rsid w:val="005E6189"/>
    <w:rsid w:val="005E664E"/>
    <w:rsid w:val="005E6815"/>
    <w:rsid w:val="005E6920"/>
    <w:rsid w:val="005E6A04"/>
    <w:rsid w:val="005E701A"/>
    <w:rsid w:val="005E7D21"/>
    <w:rsid w:val="005F01A3"/>
    <w:rsid w:val="005F0F0F"/>
    <w:rsid w:val="005F107A"/>
    <w:rsid w:val="005F1360"/>
    <w:rsid w:val="005F16D8"/>
    <w:rsid w:val="005F1979"/>
    <w:rsid w:val="005F19F9"/>
    <w:rsid w:val="005F1E91"/>
    <w:rsid w:val="005F200F"/>
    <w:rsid w:val="005F21A2"/>
    <w:rsid w:val="005F2299"/>
    <w:rsid w:val="005F2A75"/>
    <w:rsid w:val="005F2B50"/>
    <w:rsid w:val="005F2CB4"/>
    <w:rsid w:val="005F36DA"/>
    <w:rsid w:val="005F4102"/>
    <w:rsid w:val="005F4601"/>
    <w:rsid w:val="005F4BC2"/>
    <w:rsid w:val="005F4C1D"/>
    <w:rsid w:val="005F535D"/>
    <w:rsid w:val="005F5505"/>
    <w:rsid w:val="005F5C96"/>
    <w:rsid w:val="005F5CD0"/>
    <w:rsid w:val="005F61ED"/>
    <w:rsid w:val="005F6666"/>
    <w:rsid w:val="005F6D06"/>
    <w:rsid w:val="005F7EC2"/>
    <w:rsid w:val="006005C8"/>
    <w:rsid w:val="00600C81"/>
    <w:rsid w:val="00600F57"/>
    <w:rsid w:val="006012DE"/>
    <w:rsid w:val="0060161C"/>
    <w:rsid w:val="00601E4C"/>
    <w:rsid w:val="00602BEA"/>
    <w:rsid w:val="00602CBD"/>
    <w:rsid w:val="00602CFB"/>
    <w:rsid w:val="00603C9B"/>
    <w:rsid w:val="00604BAC"/>
    <w:rsid w:val="00605553"/>
    <w:rsid w:val="00605D4A"/>
    <w:rsid w:val="00605E6D"/>
    <w:rsid w:val="00605FD4"/>
    <w:rsid w:val="00606B49"/>
    <w:rsid w:val="00606C4F"/>
    <w:rsid w:val="00606F34"/>
    <w:rsid w:val="00607091"/>
    <w:rsid w:val="00607539"/>
    <w:rsid w:val="00607EAE"/>
    <w:rsid w:val="00610181"/>
    <w:rsid w:val="006105FE"/>
    <w:rsid w:val="00610926"/>
    <w:rsid w:val="00610AF8"/>
    <w:rsid w:val="00610F9A"/>
    <w:rsid w:val="006110DE"/>
    <w:rsid w:val="00611621"/>
    <w:rsid w:val="00611A5C"/>
    <w:rsid w:val="00611A60"/>
    <w:rsid w:val="0061202C"/>
    <w:rsid w:val="00612097"/>
    <w:rsid w:val="0061256B"/>
    <w:rsid w:val="00612879"/>
    <w:rsid w:val="00612D46"/>
    <w:rsid w:val="00612D87"/>
    <w:rsid w:val="0061447A"/>
    <w:rsid w:val="006144A3"/>
    <w:rsid w:val="00614B8B"/>
    <w:rsid w:val="0061619A"/>
    <w:rsid w:val="0061629B"/>
    <w:rsid w:val="00617174"/>
    <w:rsid w:val="006174FD"/>
    <w:rsid w:val="006206D5"/>
    <w:rsid w:val="00620732"/>
    <w:rsid w:val="006209FE"/>
    <w:rsid w:val="0062108F"/>
    <w:rsid w:val="0062118F"/>
    <w:rsid w:val="006218C3"/>
    <w:rsid w:val="00621A2F"/>
    <w:rsid w:val="00621D8D"/>
    <w:rsid w:val="00621E1A"/>
    <w:rsid w:val="00622858"/>
    <w:rsid w:val="00622B3C"/>
    <w:rsid w:val="00622FFA"/>
    <w:rsid w:val="006233B0"/>
    <w:rsid w:val="00623719"/>
    <w:rsid w:val="00623836"/>
    <w:rsid w:val="00623B51"/>
    <w:rsid w:val="0062403C"/>
    <w:rsid w:val="00624305"/>
    <w:rsid w:val="006243AA"/>
    <w:rsid w:val="00624863"/>
    <w:rsid w:val="00624A73"/>
    <w:rsid w:val="00624F79"/>
    <w:rsid w:val="006252E6"/>
    <w:rsid w:val="0062544C"/>
    <w:rsid w:val="0062546C"/>
    <w:rsid w:val="00625B9C"/>
    <w:rsid w:val="0062679B"/>
    <w:rsid w:val="00626A5E"/>
    <w:rsid w:val="00627095"/>
    <w:rsid w:val="00627966"/>
    <w:rsid w:val="006301FB"/>
    <w:rsid w:val="00630348"/>
    <w:rsid w:val="00630496"/>
    <w:rsid w:val="00630BC4"/>
    <w:rsid w:val="006311C9"/>
    <w:rsid w:val="00631AF3"/>
    <w:rsid w:val="00632210"/>
    <w:rsid w:val="00632793"/>
    <w:rsid w:val="00633006"/>
    <w:rsid w:val="006330BF"/>
    <w:rsid w:val="00633487"/>
    <w:rsid w:val="00634442"/>
    <w:rsid w:val="00634B4F"/>
    <w:rsid w:val="00635024"/>
    <w:rsid w:val="00635136"/>
    <w:rsid w:val="006351D7"/>
    <w:rsid w:val="00635780"/>
    <w:rsid w:val="00635AA8"/>
    <w:rsid w:val="006360FB"/>
    <w:rsid w:val="0063650C"/>
    <w:rsid w:val="00636DB8"/>
    <w:rsid w:val="00637183"/>
    <w:rsid w:val="006374DB"/>
    <w:rsid w:val="006374DD"/>
    <w:rsid w:val="00640174"/>
    <w:rsid w:val="00640861"/>
    <w:rsid w:val="00640C2D"/>
    <w:rsid w:val="00641316"/>
    <w:rsid w:val="0064157E"/>
    <w:rsid w:val="00641C04"/>
    <w:rsid w:val="00641D59"/>
    <w:rsid w:val="00641F7B"/>
    <w:rsid w:val="0064265C"/>
    <w:rsid w:val="006430C6"/>
    <w:rsid w:val="0064365A"/>
    <w:rsid w:val="00643F0B"/>
    <w:rsid w:val="00644794"/>
    <w:rsid w:val="0064532B"/>
    <w:rsid w:val="006454AC"/>
    <w:rsid w:val="00645D0A"/>
    <w:rsid w:val="00645E0A"/>
    <w:rsid w:val="0064613A"/>
    <w:rsid w:val="00646623"/>
    <w:rsid w:val="00646911"/>
    <w:rsid w:val="0064694B"/>
    <w:rsid w:val="006474B3"/>
    <w:rsid w:val="00647836"/>
    <w:rsid w:val="00647AB1"/>
    <w:rsid w:val="00650915"/>
    <w:rsid w:val="0065100D"/>
    <w:rsid w:val="00651019"/>
    <w:rsid w:val="00651BA5"/>
    <w:rsid w:val="00651CDD"/>
    <w:rsid w:val="00652425"/>
    <w:rsid w:val="00652674"/>
    <w:rsid w:val="00653794"/>
    <w:rsid w:val="00653976"/>
    <w:rsid w:val="00653DAF"/>
    <w:rsid w:val="00653E2C"/>
    <w:rsid w:val="00653F05"/>
    <w:rsid w:val="0065562C"/>
    <w:rsid w:val="006556E9"/>
    <w:rsid w:val="006558C0"/>
    <w:rsid w:val="00655D68"/>
    <w:rsid w:val="00657008"/>
    <w:rsid w:val="00657B12"/>
    <w:rsid w:val="00657E3F"/>
    <w:rsid w:val="00660747"/>
    <w:rsid w:val="00660871"/>
    <w:rsid w:val="006614A5"/>
    <w:rsid w:val="0066192A"/>
    <w:rsid w:val="00661E83"/>
    <w:rsid w:val="00661E91"/>
    <w:rsid w:val="0066325B"/>
    <w:rsid w:val="0066343F"/>
    <w:rsid w:val="00663C98"/>
    <w:rsid w:val="00663EC3"/>
    <w:rsid w:val="00664AFB"/>
    <w:rsid w:val="006652CB"/>
    <w:rsid w:val="0066546A"/>
    <w:rsid w:val="00665989"/>
    <w:rsid w:val="006660EA"/>
    <w:rsid w:val="006662CA"/>
    <w:rsid w:val="00666935"/>
    <w:rsid w:val="00667A84"/>
    <w:rsid w:val="00667DDE"/>
    <w:rsid w:val="00670373"/>
    <w:rsid w:val="00670DA7"/>
    <w:rsid w:val="00670F13"/>
    <w:rsid w:val="00671029"/>
    <w:rsid w:val="00671832"/>
    <w:rsid w:val="00672015"/>
    <w:rsid w:val="006721AE"/>
    <w:rsid w:val="00672583"/>
    <w:rsid w:val="0067296F"/>
    <w:rsid w:val="00673078"/>
    <w:rsid w:val="00673680"/>
    <w:rsid w:val="00674098"/>
    <w:rsid w:val="00674741"/>
    <w:rsid w:val="00674AD1"/>
    <w:rsid w:val="006752D0"/>
    <w:rsid w:val="00676603"/>
    <w:rsid w:val="006768FA"/>
    <w:rsid w:val="0068011D"/>
    <w:rsid w:val="0068011F"/>
    <w:rsid w:val="006807AE"/>
    <w:rsid w:val="0068091D"/>
    <w:rsid w:val="00680B92"/>
    <w:rsid w:val="006822F4"/>
    <w:rsid w:val="0068253A"/>
    <w:rsid w:val="0068257E"/>
    <w:rsid w:val="00682C88"/>
    <w:rsid w:val="00683258"/>
    <w:rsid w:val="00683A30"/>
    <w:rsid w:val="0068402B"/>
    <w:rsid w:val="0068402D"/>
    <w:rsid w:val="00684626"/>
    <w:rsid w:val="00684872"/>
    <w:rsid w:val="006849AB"/>
    <w:rsid w:val="00684DBE"/>
    <w:rsid w:val="006851AB"/>
    <w:rsid w:val="006853FA"/>
    <w:rsid w:val="00685A98"/>
    <w:rsid w:val="00685B4A"/>
    <w:rsid w:val="00685DC9"/>
    <w:rsid w:val="00686A67"/>
    <w:rsid w:val="00686CCF"/>
    <w:rsid w:val="00687944"/>
    <w:rsid w:val="00690532"/>
    <w:rsid w:val="0069053E"/>
    <w:rsid w:val="00690847"/>
    <w:rsid w:val="006912C0"/>
    <w:rsid w:val="00691B70"/>
    <w:rsid w:val="00692113"/>
    <w:rsid w:val="006921B6"/>
    <w:rsid w:val="00692883"/>
    <w:rsid w:val="00692EA9"/>
    <w:rsid w:val="00693584"/>
    <w:rsid w:val="00694063"/>
    <w:rsid w:val="00694871"/>
    <w:rsid w:val="00694A38"/>
    <w:rsid w:val="00695550"/>
    <w:rsid w:val="006956D8"/>
    <w:rsid w:val="00695FCA"/>
    <w:rsid w:val="00696368"/>
    <w:rsid w:val="006968AF"/>
    <w:rsid w:val="00696DC3"/>
    <w:rsid w:val="00697BB4"/>
    <w:rsid w:val="006A0FE0"/>
    <w:rsid w:val="006A107B"/>
    <w:rsid w:val="006A1370"/>
    <w:rsid w:val="006A154A"/>
    <w:rsid w:val="006A1A8D"/>
    <w:rsid w:val="006A1B77"/>
    <w:rsid w:val="006A279D"/>
    <w:rsid w:val="006A2C15"/>
    <w:rsid w:val="006A3377"/>
    <w:rsid w:val="006A3B36"/>
    <w:rsid w:val="006A40EC"/>
    <w:rsid w:val="006A45C3"/>
    <w:rsid w:val="006A5ABE"/>
    <w:rsid w:val="006A6646"/>
    <w:rsid w:val="006A66DE"/>
    <w:rsid w:val="006A6988"/>
    <w:rsid w:val="006A6B0C"/>
    <w:rsid w:val="006A6DE9"/>
    <w:rsid w:val="006A70CB"/>
    <w:rsid w:val="006A751F"/>
    <w:rsid w:val="006A7A11"/>
    <w:rsid w:val="006A7E4D"/>
    <w:rsid w:val="006B08FF"/>
    <w:rsid w:val="006B09D2"/>
    <w:rsid w:val="006B0BBA"/>
    <w:rsid w:val="006B103E"/>
    <w:rsid w:val="006B1B24"/>
    <w:rsid w:val="006B2323"/>
    <w:rsid w:val="006B273D"/>
    <w:rsid w:val="006B2D49"/>
    <w:rsid w:val="006B351E"/>
    <w:rsid w:val="006B4107"/>
    <w:rsid w:val="006B5019"/>
    <w:rsid w:val="006B523A"/>
    <w:rsid w:val="006B52D6"/>
    <w:rsid w:val="006B5AEB"/>
    <w:rsid w:val="006B5C93"/>
    <w:rsid w:val="006B5DF8"/>
    <w:rsid w:val="006B6A7A"/>
    <w:rsid w:val="006B77BD"/>
    <w:rsid w:val="006B7E93"/>
    <w:rsid w:val="006C0883"/>
    <w:rsid w:val="006C08BC"/>
    <w:rsid w:val="006C125E"/>
    <w:rsid w:val="006C18D6"/>
    <w:rsid w:val="006C24B0"/>
    <w:rsid w:val="006C2A4B"/>
    <w:rsid w:val="006C3120"/>
    <w:rsid w:val="006C3298"/>
    <w:rsid w:val="006C43C6"/>
    <w:rsid w:val="006C4D6E"/>
    <w:rsid w:val="006C65F4"/>
    <w:rsid w:val="006C687F"/>
    <w:rsid w:val="006C72B2"/>
    <w:rsid w:val="006D11AC"/>
    <w:rsid w:val="006D1487"/>
    <w:rsid w:val="006D18D0"/>
    <w:rsid w:val="006D3126"/>
    <w:rsid w:val="006D358D"/>
    <w:rsid w:val="006D38E9"/>
    <w:rsid w:val="006D4278"/>
    <w:rsid w:val="006D42A9"/>
    <w:rsid w:val="006D4C0C"/>
    <w:rsid w:val="006D52F0"/>
    <w:rsid w:val="006D537C"/>
    <w:rsid w:val="006D5661"/>
    <w:rsid w:val="006D5DBF"/>
    <w:rsid w:val="006D630E"/>
    <w:rsid w:val="006D63E6"/>
    <w:rsid w:val="006D6465"/>
    <w:rsid w:val="006D6599"/>
    <w:rsid w:val="006D6DAB"/>
    <w:rsid w:val="006D6E3A"/>
    <w:rsid w:val="006D706E"/>
    <w:rsid w:val="006D7C78"/>
    <w:rsid w:val="006E0679"/>
    <w:rsid w:val="006E0874"/>
    <w:rsid w:val="006E0C0D"/>
    <w:rsid w:val="006E1141"/>
    <w:rsid w:val="006E13F2"/>
    <w:rsid w:val="006E1583"/>
    <w:rsid w:val="006E1675"/>
    <w:rsid w:val="006E18E7"/>
    <w:rsid w:val="006E2403"/>
    <w:rsid w:val="006E48CA"/>
    <w:rsid w:val="006E4C24"/>
    <w:rsid w:val="006E5137"/>
    <w:rsid w:val="006E52A0"/>
    <w:rsid w:val="006E5475"/>
    <w:rsid w:val="006E5774"/>
    <w:rsid w:val="006E589D"/>
    <w:rsid w:val="006E5B42"/>
    <w:rsid w:val="006E5F40"/>
    <w:rsid w:val="006E6B05"/>
    <w:rsid w:val="006E6C07"/>
    <w:rsid w:val="006E6DA5"/>
    <w:rsid w:val="006E6F90"/>
    <w:rsid w:val="006E707D"/>
    <w:rsid w:val="006E70C7"/>
    <w:rsid w:val="006E79B9"/>
    <w:rsid w:val="006E7E7A"/>
    <w:rsid w:val="006F167B"/>
    <w:rsid w:val="006F172B"/>
    <w:rsid w:val="006F17BB"/>
    <w:rsid w:val="006F1D1E"/>
    <w:rsid w:val="006F2BC7"/>
    <w:rsid w:val="006F2E32"/>
    <w:rsid w:val="006F3A6C"/>
    <w:rsid w:val="006F3B6C"/>
    <w:rsid w:val="006F4155"/>
    <w:rsid w:val="006F49C0"/>
    <w:rsid w:val="006F4E62"/>
    <w:rsid w:val="006F51DA"/>
    <w:rsid w:val="006F55B9"/>
    <w:rsid w:val="006F5D6A"/>
    <w:rsid w:val="006F5E99"/>
    <w:rsid w:val="006F6473"/>
    <w:rsid w:val="006F6A6A"/>
    <w:rsid w:val="006F7529"/>
    <w:rsid w:val="006F78C2"/>
    <w:rsid w:val="006F793B"/>
    <w:rsid w:val="006F7952"/>
    <w:rsid w:val="006F7C14"/>
    <w:rsid w:val="007000EA"/>
    <w:rsid w:val="00700670"/>
    <w:rsid w:val="0070085A"/>
    <w:rsid w:val="00700906"/>
    <w:rsid w:val="00700E22"/>
    <w:rsid w:val="00700F15"/>
    <w:rsid w:val="00700F43"/>
    <w:rsid w:val="0070149C"/>
    <w:rsid w:val="00701DE2"/>
    <w:rsid w:val="0070382B"/>
    <w:rsid w:val="00703976"/>
    <w:rsid w:val="0070429D"/>
    <w:rsid w:val="00704A34"/>
    <w:rsid w:val="00704E70"/>
    <w:rsid w:val="00705515"/>
    <w:rsid w:val="0070562E"/>
    <w:rsid w:val="00705775"/>
    <w:rsid w:val="00706183"/>
    <w:rsid w:val="00706BEB"/>
    <w:rsid w:val="00706DF3"/>
    <w:rsid w:val="0070709E"/>
    <w:rsid w:val="00707780"/>
    <w:rsid w:val="007077D5"/>
    <w:rsid w:val="00707900"/>
    <w:rsid w:val="00707B6B"/>
    <w:rsid w:val="0071122E"/>
    <w:rsid w:val="0071133C"/>
    <w:rsid w:val="00711712"/>
    <w:rsid w:val="00711CED"/>
    <w:rsid w:val="00713FAD"/>
    <w:rsid w:val="00714747"/>
    <w:rsid w:val="00714C1A"/>
    <w:rsid w:val="00715051"/>
    <w:rsid w:val="00715AB3"/>
    <w:rsid w:val="00715F6F"/>
    <w:rsid w:val="0071687E"/>
    <w:rsid w:val="007169AA"/>
    <w:rsid w:val="00717861"/>
    <w:rsid w:val="00717A24"/>
    <w:rsid w:val="00717B37"/>
    <w:rsid w:val="00720348"/>
    <w:rsid w:val="00720B6C"/>
    <w:rsid w:val="00721439"/>
    <w:rsid w:val="0072171C"/>
    <w:rsid w:val="00721E17"/>
    <w:rsid w:val="00721EDE"/>
    <w:rsid w:val="0072213A"/>
    <w:rsid w:val="0072240C"/>
    <w:rsid w:val="00722B4E"/>
    <w:rsid w:val="00722F2F"/>
    <w:rsid w:val="00723B43"/>
    <w:rsid w:val="00724138"/>
    <w:rsid w:val="007242B1"/>
    <w:rsid w:val="00724C6E"/>
    <w:rsid w:val="00725861"/>
    <w:rsid w:val="00725871"/>
    <w:rsid w:val="007259CC"/>
    <w:rsid w:val="00726541"/>
    <w:rsid w:val="00726CAD"/>
    <w:rsid w:val="007273AC"/>
    <w:rsid w:val="007278E3"/>
    <w:rsid w:val="00727B04"/>
    <w:rsid w:val="00727F13"/>
    <w:rsid w:val="007300E7"/>
    <w:rsid w:val="00731767"/>
    <w:rsid w:val="007325E9"/>
    <w:rsid w:val="00732B98"/>
    <w:rsid w:val="00733437"/>
    <w:rsid w:val="00733901"/>
    <w:rsid w:val="00733F4B"/>
    <w:rsid w:val="00734E48"/>
    <w:rsid w:val="0073538A"/>
    <w:rsid w:val="007357AB"/>
    <w:rsid w:val="007358E7"/>
    <w:rsid w:val="00735977"/>
    <w:rsid w:val="00735BCE"/>
    <w:rsid w:val="007365D8"/>
    <w:rsid w:val="00736AB0"/>
    <w:rsid w:val="00737E91"/>
    <w:rsid w:val="007400EC"/>
    <w:rsid w:val="007405DA"/>
    <w:rsid w:val="0074088A"/>
    <w:rsid w:val="00740B1B"/>
    <w:rsid w:val="0074114D"/>
    <w:rsid w:val="00741E2D"/>
    <w:rsid w:val="00741FF5"/>
    <w:rsid w:val="007421DB"/>
    <w:rsid w:val="007425EC"/>
    <w:rsid w:val="00742BA5"/>
    <w:rsid w:val="00742FBD"/>
    <w:rsid w:val="007435E5"/>
    <w:rsid w:val="007439DD"/>
    <w:rsid w:val="0074432F"/>
    <w:rsid w:val="00744B68"/>
    <w:rsid w:val="00745389"/>
    <w:rsid w:val="0074575E"/>
    <w:rsid w:val="0074581B"/>
    <w:rsid w:val="00745DDC"/>
    <w:rsid w:val="00745FB6"/>
    <w:rsid w:val="0075021A"/>
    <w:rsid w:val="007507E7"/>
    <w:rsid w:val="007509A6"/>
    <w:rsid w:val="00750B79"/>
    <w:rsid w:val="007517BA"/>
    <w:rsid w:val="00752036"/>
    <w:rsid w:val="007527DD"/>
    <w:rsid w:val="00752AA2"/>
    <w:rsid w:val="00752CC4"/>
    <w:rsid w:val="00752CE9"/>
    <w:rsid w:val="007531A9"/>
    <w:rsid w:val="007538C7"/>
    <w:rsid w:val="007548B7"/>
    <w:rsid w:val="00754B0E"/>
    <w:rsid w:val="00754CC2"/>
    <w:rsid w:val="00754EA6"/>
    <w:rsid w:val="007550B7"/>
    <w:rsid w:val="00755467"/>
    <w:rsid w:val="00755A0C"/>
    <w:rsid w:val="00755CEC"/>
    <w:rsid w:val="00755DB4"/>
    <w:rsid w:val="00756BEC"/>
    <w:rsid w:val="00756C36"/>
    <w:rsid w:val="00756E2F"/>
    <w:rsid w:val="0075720D"/>
    <w:rsid w:val="0075742E"/>
    <w:rsid w:val="00757AF0"/>
    <w:rsid w:val="007605F1"/>
    <w:rsid w:val="00760DD2"/>
    <w:rsid w:val="0076101E"/>
    <w:rsid w:val="00762304"/>
    <w:rsid w:val="00762396"/>
    <w:rsid w:val="00762911"/>
    <w:rsid w:val="00762AF3"/>
    <w:rsid w:val="00762C12"/>
    <w:rsid w:val="007630E8"/>
    <w:rsid w:val="007631EE"/>
    <w:rsid w:val="00763441"/>
    <w:rsid w:val="00763BBA"/>
    <w:rsid w:val="0076470F"/>
    <w:rsid w:val="00764D70"/>
    <w:rsid w:val="00764F4A"/>
    <w:rsid w:val="00765629"/>
    <w:rsid w:val="007656FA"/>
    <w:rsid w:val="00765AA0"/>
    <w:rsid w:val="007669CD"/>
    <w:rsid w:val="00766C6E"/>
    <w:rsid w:val="00767195"/>
    <w:rsid w:val="0076742F"/>
    <w:rsid w:val="007679DB"/>
    <w:rsid w:val="0077023F"/>
    <w:rsid w:val="00770BC4"/>
    <w:rsid w:val="0077171D"/>
    <w:rsid w:val="00771817"/>
    <w:rsid w:val="00771879"/>
    <w:rsid w:val="00772216"/>
    <w:rsid w:val="007722D7"/>
    <w:rsid w:val="007729FB"/>
    <w:rsid w:val="00772FDC"/>
    <w:rsid w:val="00773164"/>
    <w:rsid w:val="00773530"/>
    <w:rsid w:val="00773A4B"/>
    <w:rsid w:val="00773FF3"/>
    <w:rsid w:val="00774374"/>
    <w:rsid w:val="00774389"/>
    <w:rsid w:val="00774823"/>
    <w:rsid w:val="00774E7A"/>
    <w:rsid w:val="00775733"/>
    <w:rsid w:val="00775B4F"/>
    <w:rsid w:val="00775BE2"/>
    <w:rsid w:val="00775F4C"/>
    <w:rsid w:val="007766C7"/>
    <w:rsid w:val="00776823"/>
    <w:rsid w:val="0077787C"/>
    <w:rsid w:val="00777EE5"/>
    <w:rsid w:val="0077B71C"/>
    <w:rsid w:val="00780102"/>
    <w:rsid w:val="007805C4"/>
    <w:rsid w:val="007806CC"/>
    <w:rsid w:val="0078096D"/>
    <w:rsid w:val="007809E3"/>
    <w:rsid w:val="007819AC"/>
    <w:rsid w:val="00781A5D"/>
    <w:rsid w:val="00781BD9"/>
    <w:rsid w:val="00781DCC"/>
    <w:rsid w:val="007823F0"/>
    <w:rsid w:val="007829DA"/>
    <w:rsid w:val="007835D4"/>
    <w:rsid w:val="0078383D"/>
    <w:rsid w:val="00783CED"/>
    <w:rsid w:val="00783DB8"/>
    <w:rsid w:val="00784AA2"/>
    <w:rsid w:val="00785739"/>
    <w:rsid w:val="00785EF6"/>
    <w:rsid w:val="007860B8"/>
    <w:rsid w:val="007860DA"/>
    <w:rsid w:val="007867C0"/>
    <w:rsid w:val="00786865"/>
    <w:rsid w:val="00786A00"/>
    <w:rsid w:val="00786F07"/>
    <w:rsid w:val="00787046"/>
    <w:rsid w:val="00787559"/>
    <w:rsid w:val="007879F1"/>
    <w:rsid w:val="00787CB8"/>
    <w:rsid w:val="007903D5"/>
    <w:rsid w:val="007908C9"/>
    <w:rsid w:val="00790A51"/>
    <w:rsid w:val="00791D2A"/>
    <w:rsid w:val="00791D62"/>
    <w:rsid w:val="0079204A"/>
    <w:rsid w:val="00792124"/>
    <w:rsid w:val="007924C4"/>
    <w:rsid w:val="00792F84"/>
    <w:rsid w:val="00793855"/>
    <w:rsid w:val="007938DE"/>
    <w:rsid w:val="00793D06"/>
    <w:rsid w:val="00794007"/>
    <w:rsid w:val="0079415C"/>
    <w:rsid w:val="007948FD"/>
    <w:rsid w:val="007949CF"/>
    <w:rsid w:val="00794AAA"/>
    <w:rsid w:val="00794E4F"/>
    <w:rsid w:val="0079570E"/>
    <w:rsid w:val="007969A4"/>
    <w:rsid w:val="00796AA5"/>
    <w:rsid w:val="00796C0E"/>
    <w:rsid w:val="00796CDC"/>
    <w:rsid w:val="00797F91"/>
    <w:rsid w:val="007A00AD"/>
    <w:rsid w:val="007A02D0"/>
    <w:rsid w:val="007A0D6C"/>
    <w:rsid w:val="007A1F57"/>
    <w:rsid w:val="007A23F4"/>
    <w:rsid w:val="007A250D"/>
    <w:rsid w:val="007A25F2"/>
    <w:rsid w:val="007A268C"/>
    <w:rsid w:val="007A2EAC"/>
    <w:rsid w:val="007A2F5E"/>
    <w:rsid w:val="007A34E5"/>
    <w:rsid w:val="007A3523"/>
    <w:rsid w:val="007A36E0"/>
    <w:rsid w:val="007A3AB6"/>
    <w:rsid w:val="007A3B4E"/>
    <w:rsid w:val="007A3C9D"/>
    <w:rsid w:val="007A41D4"/>
    <w:rsid w:val="007A4B7B"/>
    <w:rsid w:val="007A4EFF"/>
    <w:rsid w:val="007A4F0A"/>
    <w:rsid w:val="007A5001"/>
    <w:rsid w:val="007A529D"/>
    <w:rsid w:val="007A55CE"/>
    <w:rsid w:val="007A5D21"/>
    <w:rsid w:val="007A5F3C"/>
    <w:rsid w:val="007A6477"/>
    <w:rsid w:val="007A7D61"/>
    <w:rsid w:val="007A7F82"/>
    <w:rsid w:val="007B04E3"/>
    <w:rsid w:val="007B1228"/>
    <w:rsid w:val="007B1B2A"/>
    <w:rsid w:val="007B25D5"/>
    <w:rsid w:val="007B278E"/>
    <w:rsid w:val="007B3090"/>
    <w:rsid w:val="007B3319"/>
    <w:rsid w:val="007B3B7A"/>
    <w:rsid w:val="007B434C"/>
    <w:rsid w:val="007B43EB"/>
    <w:rsid w:val="007B485F"/>
    <w:rsid w:val="007B49FB"/>
    <w:rsid w:val="007B4C9F"/>
    <w:rsid w:val="007B5115"/>
    <w:rsid w:val="007B556C"/>
    <w:rsid w:val="007B5DC3"/>
    <w:rsid w:val="007B5E9B"/>
    <w:rsid w:val="007B6533"/>
    <w:rsid w:val="007B69CD"/>
    <w:rsid w:val="007B6B18"/>
    <w:rsid w:val="007B6DF4"/>
    <w:rsid w:val="007B70A4"/>
    <w:rsid w:val="007B735E"/>
    <w:rsid w:val="007C0549"/>
    <w:rsid w:val="007C062D"/>
    <w:rsid w:val="007C0EB0"/>
    <w:rsid w:val="007C110C"/>
    <w:rsid w:val="007C14DA"/>
    <w:rsid w:val="007C1792"/>
    <w:rsid w:val="007C1BC4"/>
    <w:rsid w:val="007C2A4A"/>
    <w:rsid w:val="007C2AD7"/>
    <w:rsid w:val="007C2DC8"/>
    <w:rsid w:val="007C2E16"/>
    <w:rsid w:val="007C3055"/>
    <w:rsid w:val="007C316F"/>
    <w:rsid w:val="007C35F0"/>
    <w:rsid w:val="007C388C"/>
    <w:rsid w:val="007C4D59"/>
    <w:rsid w:val="007C50E8"/>
    <w:rsid w:val="007C5A63"/>
    <w:rsid w:val="007C5AF3"/>
    <w:rsid w:val="007C5BAD"/>
    <w:rsid w:val="007C6339"/>
    <w:rsid w:val="007C67E6"/>
    <w:rsid w:val="007C69A0"/>
    <w:rsid w:val="007C7056"/>
    <w:rsid w:val="007C745A"/>
    <w:rsid w:val="007C749F"/>
    <w:rsid w:val="007C7A55"/>
    <w:rsid w:val="007C7E45"/>
    <w:rsid w:val="007C7EB6"/>
    <w:rsid w:val="007D00DD"/>
    <w:rsid w:val="007D0606"/>
    <w:rsid w:val="007D06E4"/>
    <w:rsid w:val="007D0BBF"/>
    <w:rsid w:val="007D1B27"/>
    <w:rsid w:val="007D1B89"/>
    <w:rsid w:val="007D2952"/>
    <w:rsid w:val="007D297A"/>
    <w:rsid w:val="007D2D9D"/>
    <w:rsid w:val="007D3143"/>
    <w:rsid w:val="007D359F"/>
    <w:rsid w:val="007D3634"/>
    <w:rsid w:val="007D3A7F"/>
    <w:rsid w:val="007D5524"/>
    <w:rsid w:val="007D5D62"/>
    <w:rsid w:val="007D670C"/>
    <w:rsid w:val="007D67AB"/>
    <w:rsid w:val="007D6E16"/>
    <w:rsid w:val="007D7F9A"/>
    <w:rsid w:val="007E00F4"/>
    <w:rsid w:val="007E0C21"/>
    <w:rsid w:val="007E1293"/>
    <w:rsid w:val="007E2148"/>
    <w:rsid w:val="007E2DE6"/>
    <w:rsid w:val="007E3A3A"/>
    <w:rsid w:val="007E3F8A"/>
    <w:rsid w:val="007E4A5F"/>
    <w:rsid w:val="007E4D1E"/>
    <w:rsid w:val="007E5555"/>
    <w:rsid w:val="007E56DF"/>
    <w:rsid w:val="007E58F1"/>
    <w:rsid w:val="007E5B11"/>
    <w:rsid w:val="007E5E45"/>
    <w:rsid w:val="007E5E47"/>
    <w:rsid w:val="007E5EFE"/>
    <w:rsid w:val="007E62D3"/>
    <w:rsid w:val="007E7155"/>
    <w:rsid w:val="007E74AD"/>
    <w:rsid w:val="007E74EF"/>
    <w:rsid w:val="007E7DFF"/>
    <w:rsid w:val="007F0478"/>
    <w:rsid w:val="007F07A6"/>
    <w:rsid w:val="007F1248"/>
    <w:rsid w:val="007F17DC"/>
    <w:rsid w:val="007F18F7"/>
    <w:rsid w:val="007F2088"/>
    <w:rsid w:val="007F2E71"/>
    <w:rsid w:val="007F315D"/>
    <w:rsid w:val="007F3486"/>
    <w:rsid w:val="007F4345"/>
    <w:rsid w:val="007F4BCD"/>
    <w:rsid w:val="007F505B"/>
    <w:rsid w:val="007F5632"/>
    <w:rsid w:val="007F5961"/>
    <w:rsid w:val="007F59EA"/>
    <w:rsid w:val="007F5B78"/>
    <w:rsid w:val="007F5BCC"/>
    <w:rsid w:val="007F5FE4"/>
    <w:rsid w:val="007F6A47"/>
    <w:rsid w:val="007F7B3C"/>
    <w:rsid w:val="007F7E35"/>
    <w:rsid w:val="007F7E59"/>
    <w:rsid w:val="007F7F81"/>
    <w:rsid w:val="00801651"/>
    <w:rsid w:val="00801ECB"/>
    <w:rsid w:val="008022AA"/>
    <w:rsid w:val="00802A4F"/>
    <w:rsid w:val="00802E3E"/>
    <w:rsid w:val="00803744"/>
    <w:rsid w:val="0080402C"/>
    <w:rsid w:val="008058BB"/>
    <w:rsid w:val="00805AAE"/>
    <w:rsid w:val="008060DB"/>
    <w:rsid w:val="00806232"/>
    <w:rsid w:val="00806286"/>
    <w:rsid w:val="00806516"/>
    <w:rsid w:val="0080655E"/>
    <w:rsid w:val="00806917"/>
    <w:rsid w:val="0080752B"/>
    <w:rsid w:val="00807934"/>
    <w:rsid w:val="00807D99"/>
    <w:rsid w:val="0081025B"/>
    <w:rsid w:val="0081101E"/>
    <w:rsid w:val="00811902"/>
    <w:rsid w:val="00811E68"/>
    <w:rsid w:val="0081219E"/>
    <w:rsid w:val="00812524"/>
    <w:rsid w:val="008129FE"/>
    <w:rsid w:val="00812A72"/>
    <w:rsid w:val="00813A2F"/>
    <w:rsid w:val="00813D19"/>
    <w:rsid w:val="00813E79"/>
    <w:rsid w:val="008141C6"/>
    <w:rsid w:val="00814712"/>
    <w:rsid w:val="00814B3C"/>
    <w:rsid w:val="00814B6F"/>
    <w:rsid w:val="00814FEA"/>
    <w:rsid w:val="0081534C"/>
    <w:rsid w:val="00815724"/>
    <w:rsid w:val="00815855"/>
    <w:rsid w:val="00815BFB"/>
    <w:rsid w:val="00816469"/>
    <w:rsid w:val="00816E1A"/>
    <w:rsid w:val="0081775E"/>
    <w:rsid w:val="008203F5"/>
    <w:rsid w:val="008208B5"/>
    <w:rsid w:val="00820DCD"/>
    <w:rsid w:val="00820FE7"/>
    <w:rsid w:val="00821033"/>
    <w:rsid w:val="0082106B"/>
    <w:rsid w:val="00821262"/>
    <w:rsid w:val="0082148E"/>
    <w:rsid w:val="0082149A"/>
    <w:rsid w:val="008217DA"/>
    <w:rsid w:val="00821DA8"/>
    <w:rsid w:val="00822236"/>
    <w:rsid w:val="00824610"/>
    <w:rsid w:val="0082468D"/>
    <w:rsid w:val="00824816"/>
    <w:rsid w:val="00824985"/>
    <w:rsid w:val="00824AFB"/>
    <w:rsid w:val="00824F1D"/>
    <w:rsid w:val="0082562F"/>
    <w:rsid w:val="0082628D"/>
    <w:rsid w:val="008272A3"/>
    <w:rsid w:val="00827FC6"/>
    <w:rsid w:val="008307BF"/>
    <w:rsid w:val="00830953"/>
    <w:rsid w:val="008311FD"/>
    <w:rsid w:val="00831696"/>
    <w:rsid w:val="00831EFB"/>
    <w:rsid w:val="008333E6"/>
    <w:rsid w:val="008339B6"/>
    <w:rsid w:val="00833AD7"/>
    <w:rsid w:val="00833D81"/>
    <w:rsid w:val="00834889"/>
    <w:rsid w:val="00835115"/>
    <w:rsid w:val="008355E1"/>
    <w:rsid w:val="00835A5E"/>
    <w:rsid w:val="00835A97"/>
    <w:rsid w:val="00835ED7"/>
    <w:rsid w:val="008362F9"/>
    <w:rsid w:val="0083634F"/>
    <w:rsid w:val="00836AFB"/>
    <w:rsid w:val="0083702A"/>
    <w:rsid w:val="00837710"/>
    <w:rsid w:val="00837FA5"/>
    <w:rsid w:val="0084088D"/>
    <w:rsid w:val="00840AB8"/>
    <w:rsid w:val="00841861"/>
    <w:rsid w:val="00841B16"/>
    <w:rsid w:val="00841C9A"/>
    <w:rsid w:val="00841EEF"/>
    <w:rsid w:val="00841F3B"/>
    <w:rsid w:val="00841F65"/>
    <w:rsid w:val="00842204"/>
    <w:rsid w:val="00842523"/>
    <w:rsid w:val="00842789"/>
    <w:rsid w:val="0084287B"/>
    <w:rsid w:val="00842C56"/>
    <w:rsid w:val="008437C7"/>
    <w:rsid w:val="00843E51"/>
    <w:rsid w:val="00843E92"/>
    <w:rsid w:val="00843F97"/>
    <w:rsid w:val="008449DD"/>
    <w:rsid w:val="00844B47"/>
    <w:rsid w:val="00844BA2"/>
    <w:rsid w:val="0084552C"/>
    <w:rsid w:val="00845657"/>
    <w:rsid w:val="00846102"/>
    <w:rsid w:val="008471C6"/>
    <w:rsid w:val="00847510"/>
    <w:rsid w:val="00847667"/>
    <w:rsid w:val="0084783A"/>
    <w:rsid w:val="008507AA"/>
    <w:rsid w:val="0085109E"/>
    <w:rsid w:val="00851D43"/>
    <w:rsid w:val="00853545"/>
    <w:rsid w:val="00853986"/>
    <w:rsid w:val="00853A85"/>
    <w:rsid w:val="00853E14"/>
    <w:rsid w:val="0085405E"/>
    <w:rsid w:val="00854220"/>
    <w:rsid w:val="00854467"/>
    <w:rsid w:val="0085495C"/>
    <w:rsid w:val="0085546A"/>
    <w:rsid w:val="00855526"/>
    <w:rsid w:val="00856D89"/>
    <w:rsid w:val="00857212"/>
    <w:rsid w:val="00857748"/>
    <w:rsid w:val="00857D68"/>
    <w:rsid w:val="00857D7C"/>
    <w:rsid w:val="00860032"/>
    <w:rsid w:val="00860302"/>
    <w:rsid w:val="0086182B"/>
    <w:rsid w:val="00861A64"/>
    <w:rsid w:val="008624BC"/>
    <w:rsid w:val="008629FC"/>
    <w:rsid w:val="00862C99"/>
    <w:rsid w:val="00863132"/>
    <w:rsid w:val="008637A8"/>
    <w:rsid w:val="00863E3F"/>
    <w:rsid w:val="00864994"/>
    <w:rsid w:val="00864B29"/>
    <w:rsid w:val="00864E9E"/>
    <w:rsid w:val="00864FE4"/>
    <w:rsid w:val="008674C6"/>
    <w:rsid w:val="008674F6"/>
    <w:rsid w:val="008675AB"/>
    <w:rsid w:val="00867941"/>
    <w:rsid w:val="00867EBD"/>
    <w:rsid w:val="00870089"/>
    <w:rsid w:val="00870D04"/>
    <w:rsid w:val="00870EDC"/>
    <w:rsid w:val="00871233"/>
    <w:rsid w:val="00871419"/>
    <w:rsid w:val="00872D68"/>
    <w:rsid w:val="00873FD6"/>
    <w:rsid w:val="0087444E"/>
    <w:rsid w:val="00874588"/>
    <w:rsid w:val="00874F62"/>
    <w:rsid w:val="008756B0"/>
    <w:rsid w:val="00875717"/>
    <w:rsid w:val="00875726"/>
    <w:rsid w:val="00875CB2"/>
    <w:rsid w:val="008760A6"/>
    <w:rsid w:val="00876395"/>
    <w:rsid w:val="00876535"/>
    <w:rsid w:val="008765FE"/>
    <w:rsid w:val="00876DBD"/>
    <w:rsid w:val="00877007"/>
    <w:rsid w:val="008770C8"/>
    <w:rsid w:val="00877419"/>
    <w:rsid w:val="008774B6"/>
    <w:rsid w:val="00877593"/>
    <w:rsid w:val="00880BF4"/>
    <w:rsid w:val="00880DF4"/>
    <w:rsid w:val="00881486"/>
    <w:rsid w:val="008814BE"/>
    <w:rsid w:val="00881555"/>
    <w:rsid w:val="00881B37"/>
    <w:rsid w:val="00881FDA"/>
    <w:rsid w:val="00882587"/>
    <w:rsid w:val="0088292E"/>
    <w:rsid w:val="00882BC6"/>
    <w:rsid w:val="008833B7"/>
    <w:rsid w:val="00883776"/>
    <w:rsid w:val="00883CBF"/>
    <w:rsid w:val="0088401D"/>
    <w:rsid w:val="00884297"/>
    <w:rsid w:val="00884472"/>
    <w:rsid w:val="008846F2"/>
    <w:rsid w:val="00884878"/>
    <w:rsid w:val="00884C58"/>
    <w:rsid w:val="00884F19"/>
    <w:rsid w:val="0088525B"/>
    <w:rsid w:val="008858F9"/>
    <w:rsid w:val="0088608A"/>
    <w:rsid w:val="00886193"/>
    <w:rsid w:val="0088641C"/>
    <w:rsid w:val="008867DD"/>
    <w:rsid w:val="00886FCC"/>
    <w:rsid w:val="00887F57"/>
    <w:rsid w:val="00890649"/>
    <w:rsid w:val="00890CEB"/>
    <w:rsid w:val="008911F3"/>
    <w:rsid w:val="00891DF2"/>
    <w:rsid w:val="00892236"/>
    <w:rsid w:val="00892570"/>
    <w:rsid w:val="008929C9"/>
    <w:rsid w:val="00893221"/>
    <w:rsid w:val="008938B5"/>
    <w:rsid w:val="0089390A"/>
    <w:rsid w:val="00893A11"/>
    <w:rsid w:val="0089441C"/>
    <w:rsid w:val="00894481"/>
    <w:rsid w:val="00894573"/>
    <w:rsid w:val="008946F9"/>
    <w:rsid w:val="00894A0E"/>
    <w:rsid w:val="008961DC"/>
    <w:rsid w:val="0089666A"/>
    <w:rsid w:val="008975B7"/>
    <w:rsid w:val="008979D1"/>
    <w:rsid w:val="00897A75"/>
    <w:rsid w:val="00897C41"/>
    <w:rsid w:val="00897EC4"/>
    <w:rsid w:val="008A0289"/>
    <w:rsid w:val="008A05F6"/>
    <w:rsid w:val="008A106D"/>
    <w:rsid w:val="008A12D3"/>
    <w:rsid w:val="008A19EB"/>
    <w:rsid w:val="008A1C86"/>
    <w:rsid w:val="008A2012"/>
    <w:rsid w:val="008A20D2"/>
    <w:rsid w:val="008A220C"/>
    <w:rsid w:val="008A239E"/>
    <w:rsid w:val="008A272A"/>
    <w:rsid w:val="008A2940"/>
    <w:rsid w:val="008A29DE"/>
    <w:rsid w:val="008A2FBB"/>
    <w:rsid w:val="008A32F8"/>
    <w:rsid w:val="008A41ED"/>
    <w:rsid w:val="008A4695"/>
    <w:rsid w:val="008A4A6D"/>
    <w:rsid w:val="008A4FC8"/>
    <w:rsid w:val="008A54C3"/>
    <w:rsid w:val="008A55B2"/>
    <w:rsid w:val="008A55F6"/>
    <w:rsid w:val="008A594F"/>
    <w:rsid w:val="008A5D62"/>
    <w:rsid w:val="008A5F44"/>
    <w:rsid w:val="008A6AEF"/>
    <w:rsid w:val="008A7874"/>
    <w:rsid w:val="008B00FB"/>
    <w:rsid w:val="008B034E"/>
    <w:rsid w:val="008B0560"/>
    <w:rsid w:val="008B1554"/>
    <w:rsid w:val="008B1C8F"/>
    <w:rsid w:val="008B286A"/>
    <w:rsid w:val="008B3108"/>
    <w:rsid w:val="008B37D0"/>
    <w:rsid w:val="008B384F"/>
    <w:rsid w:val="008B446A"/>
    <w:rsid w:val="008B48C7"/>
    <w:rsid w:val="008B5221"/>
    <w:rsid w:val="008B5C34"/>
    <w:rsid w:val="008B610F"/>
    <w:rsid w:val="008B6D3B"/>
    <w:rsid w:val="008B6E24"/>
    <w:rsid w:val="008B6F40"/>
    <w:rsid w:val="008B723A"/>
    <w:rsid w:val="008B7D86"/>
    <w:rsid w:val="008B7E1D"/>
    <w:rsid w:val="008B7F99"/>
    <w:rsid w:val="008B7FDE"/>
    <w:rsid w:val="008C02AB"/>
    <w:rsid w:val="008C09A9"/>
    <w:rsid w:val="008C1303"/>
    <w:rsid w:val="008C170F"/>
    <w:rsid w:val="008C1735"/>
    <w:rsid w:val="008C1899"/>
    <w:rsid w:val="008C1987"/>
    <w:rsid w:val="008C2411"/>
    <w:rsid w:val="008C2FCB"/>
    <w:rsid w:val="008C303C"/>
    <w:rsid w:val="008C39D4"/>
    <w:rsid w:val="008C4F9A"/>
    <w:rsid w:val="008C5422"/>
    <w:rsid w:val="008C5BC7"/>
    <w:rsid w:val="008C5DFC"/>
    <w:rsid w:val="008C6186"/>
    <w:rsid w:val="008C6982"/>
    <w:rsid w:val="008C6AC7"/>
    <w:rsid w:val="008C6F27"/>
    <w:rsid w:val="008C7716"/>
    <w:rsid w:val="008D04CF"/>
    <w:rsid w:val="008D131F"/>
    <w:rsid w:val="008D1705"/>
    <w:rsid w:val="008D1918"/>
    <w:rsid w:val="008D1AF9"/>
    <w:rsid w:val="008D2FD0"/>
    <w:rsid w:val="008D3497"/>
    <w:rsid w:val="008D35D5"/>
    <w:rsid w:val="008D392C"/>
    <w:rsid w:val="008D3B82"/>
    <w:rsid w:val="008D51B4"/>
    <w:rsid w:val="008D5A0D"/>
    <w:rsid w:val="008D5D09"/>
    <w:rsid w:val="008D62CA"/>
    <w:rsid w:val="008D6639"/>
    <w:rsid w:val="008D7099"/>
    <w:rsid w:val="008D79EB"/>
    <w:rsid w:val="008D7F34"/>
    <w:rsid w:val="008E051D"/>
    <w:rsid w:val="008E0790"/>
    <w:rsid w:val="008E0813"/>
    <w:rsid w:val="008E0860"/>
    <w:rsid w:val="008E1138"/>
    <w:rsid w:val="008E1CF2"/>
    <w:rsid w:val="008E236D"/>
    <w:rsid w:val="008E2425"/>
    <w:rsid w:val="008E2A49"/>
    <w:rsid w:val="008E2A51"/>
    <w:rsid w:val="008E34F0"/>
    <w:rsid w:val="008E3C56"/>
    <w:rsid w:val="008E4554"/>
    <w:rsid w:val="008E4EEE"/>
    <w:rsid w:val="008E5A6C"/>
    <w:rsid w:val="008E5D03"/>
    <w:rsid w:val="008E5E79"/>
    <w:rsid w:val="008E5EE4"/>
    <w:rsid w:val="008E5F90"/>
    <w:rsid w:val="008E605E"/>
    <w:rsid w:val="008E684E"/>
    <w:rsid w:val="008E6E0D"/>
    <w:rsid w:val="008E7160"/>
    <w:rsid w:val="008E7339"/>
    <w:rsid w:val="008E78A7"/>
    <w:rsid w:val="008F1000"/>
    <w:rsid w:val="008F10DF"/>
    <w:rsid w:val="008F156A"/>
    <w:rsid w:val="008F1EBF"/>
    <w:rsid w:val="008F2103"/>
    <w:rsid w:val="008F2562"/>
    <w:rsid w:val="008F273E"/>
    <w:rsid w:val="008F2A3A"/>
    <w:rsid w:val="008F4465"/>
    <w:rsid w:val="008F4967"/>
    <w:rsid w:val="008F4CF0"/>
    <w:rsid w:val="008F4F33"/>
    <w:rsid w:val="008F54D2"/>
    <w:rsid w:val="008F55E7"/>
    <w:rsid w:val="008F5891"/>
    <w:rsid w:val="008F5901"/>
    <w:rsid w:val="008F64EE"/>
    <w:rsid w:val="008F6A34"/>
    <w:rsid w:val="008F74F6"/>
    <w:rsid w:val="008F7763"/>
    <w:rsid w:val="008F7EFD"/>
    <w:rsid w:val="008F7F0C"/>
    <w:rsid w:val="009000A8"/>
    <w:rsid w:val="009002D1"/>
    <w:rsid w:val="009003E7"/>
    <w:rsid w:val="009007DC"/>
    <w:rsid w:val="0090096C"/>
    <w:rsid w:val="0090098D"/>
    <w:rsid w:val="00901587"/>
    <w:rsid w:val="0090175C"/>
    <w:rsid w:val="0090215F"/>
    <w:rsid w:val="00902F1E"/>
    <w:rsid w:val="009031C1"/>
    <w:rsid w:val="00903C8D"/>
    <w:rsid w:val="009048F3"/>
    <w:rsid w:val="0090494A"/>
    <w:rsid w:val="00904BFC"/>
    <w:rsid w:val="00904FB1"/>
    <w:rsid w:val="00905323"/>
    <w:rsid w:val="009054B8"/>
    <w:rsid w:val="00905BC5"/>
    <w:rsid w:val="00906169"/>
    <w:rsid w:val="00906572"/>
    <w:rsid w:val="00906774"/>
    <w:rsid w:val="00910DD7"/>
    <w:rsid w:val="00910ED5"/>
    <w:rsid w:val="00911172"/>
    <w:rsid w:val="00912457"/>
    <w:rsid w:val="009127BB"/>
    <w:rsid w:val="00912F1C"/>
    <w:rsid w:val="00913244"/>
    <w:rsid w:val="00913246"/>
    <w:rsid w:val="00913423"/>
    <w:rsid w:val="009136EB"/>
    <w:rsid w:val="009146FE"/>
    <w:rsid w:val="00914CAA"/>
    <w:rsid w:val="009150CA"/>
    <w:rsid w:val="009164ED"/>
    <w:rsid w:val="0091685B"/>
    <w:rsid w:val="009172AB"/>
    <w:rsid w:val="00917351"/>
    <w:rsid w:val="00917369"/>
    <w:rsid w:val="0091774F"/>
    <w:rsid w:val="009201D7"/>
    <w:rsid w:val="0092069A"/>
    <w:rsid w:val="00920AF7"/>
    <w:rsid w:val="009214CF"/>
    <w:rsid w:val="009214E5"/>
    <w:rsid w:val="00921AC9"/>
    <w:rsid w:val="00921B3C"/>
    <w:rsid w:val="00921C7F"/>
    <w:rsid w:val="00921F28"/>
    <w:rsid w:val="0092244F"/>
    <w:rsid w:val="00922848"/>
    <w:rsid w:val="00922BAF"/>
    <w:rsid w:val="00922C98"/>
    <w:rsid w:val="009231DA"/>
    <w:rsid w:val="0092329B"/>
    <w:rsid w:val="0092377C"/>
    <w:rsid w:val="00923A5B"/>
    <w:rsid w:val="00923F56"/>
    <w:rsid w:val="0092409B"/>
    <w:rsid w:val="00924424"/>
    <w:rsid w:val="00924865"/>
    <w:rsid w:val="00924C4C"/>
    <w:rsid w:val="00924DE4"/>
    <w:rsid w:val="00925EF5"/>
    <w:rsid w:val="00926923"/>
    <w:rsid w:val="009270D2"/>
    <w:rsid w:val="009278D7"/>
    <w:rsid w:val="00927A8E"/>
    <w:rsid w:val="00930B0D"/>
    <w:rsid w:val="00930DCC"/>
    <w:rsid w:val="00930E6B"/>
    <w:rsid w:val="00930ECD"/>
    <w:rsid w:val="0093150E"/>
    <w:rsid w:val="00931AEE"/>
    <w:rsid w:val="0093207A"/>
    <w:rsid w:val="00932AC9"/>
    <w:rsid w:val="00932D82"/>
    <w:rsid w:val="009337BF"/>
    <w:rsid w:val="009338A2"/>
    <w:rsid w:val="00933D12"/>
    <w:rsid w:val="009340A6"/>
    <w:rsid w:val="00934826"/>
    <w:rsid w:val="00934E5F"/>
    <w:rsid w:val="0093502E"/>
    <w:rsid w:val="00935097"/>
    <w:rsid w:val="0093513E"/>
    <w:rsid w:val="009352E3"/>
    <w:rsid w:val="009354A5"/>
    <w:rsid w:val="0093629A"/>
    <w:rsid w:val="009363C1"/>
    <w:rsid w:val="009365E4"/>
    <w:rsid w:val="00936C2E"/>
    <w:rsid w:val="00936ED2"/>
    <w:rsid w:val="009405FE"/>
    <w:rsid w:val="009408B1"/>
    <w:rsid w:val="00940BED"/>
    <w:rsid w:val="00940BFD"/>
    <w:rsid w:val="0094106A"/>
    <w:rsid w:val="0094124D"/>
    <w:rsid w:val="00941D3D"/>
    <w:rsid w:val="0094215F"/>
    <w:rsid w:val="0094241B"/>
    <w:rsid w:val="00942622"/>
    <w:rsid w:val="00942C12"/>
    <w:rsid w:val="00943DD9"/>
    <w:rsid w:val="00943EBA"/>
    <w:rsid w:val="00944016"/>
    <w:rsid w:val="00944244"/>
    <w:rsid w:val="00944452"/>
    <w:rsid w:val="009444CE"/>
    <w:rsid w:val="00944ADD"/>
    <w:rsid w:val="00944BD3"/>
    <w:rsid w:val="00944F5A"/>
    <w:rsid w:val="009450B7"/>
    <w:rsid w:val="00945BE7"/>
    <w:rsid w:val="00945E06"/>
    <w:rsid w:val="0094613F"/>
    <w:rsid w:val="00946734"/>
    <w:rsid w:val="009467B5"/>
    <w:rsid w:val="00946C62"/>
    <w:rsid w:val="00946CE3"/>
    <w:rsid w:val="00947116"/>
    <w:rsid w:val="00947205"/>
    <w:rsid w:val="00947640"/>
    <w:rsid w:val="00947BF0"/>
    <w:rsid w:val="00947EFB"/>
    <w:rsid w:val="0095018F"/>
    <w:rsid w:val="00950707"/>
    <w:rsid w:val="009507DA"/>
    <w:rsid w:val="00950BB7"/>
    <w:rsid w:val="00950C41"/>
    <w:rsid w:val="00950F6D"/>
    <w:rsid w:val="00951151"/>
    <w:rsid w:val="00951315"/>
    <w:rsid w:val="00951525"/>
    <w:rsid w:val="0095154F"/>
    <w:rsid w:val="00951CCD"/>
    <w:rsid w:val="00951DA5"/>
    <w:rsid w:val="00951E5D"/>
    <w:rsid w:val="0095212D"/>
    <w:rsid w:val="00952575"/>
    <w:rsid w:val="009527C2"/>
    <w:rsid w:val="00953963"/>
    <w:rsid w:val="0095445A"/>
    <w:rsid w:val="00954A7F"/>
    <w:rsid w:val="0095546F"/>
    <w:rsid w:val="00955F9D"/>
    <w:rsid w:val="00956A25"/>
    <w:rsid w:val="00956FA4"/>
    <w:rsid w:val="00957921"/>
    <w:rsid w:val="0096029C"/>
    <w:rsid w:val="00960622"/>
    <w:rsid w:val="00961CF1"/>
    <w:rsid w:val="00961E7C"/>
    <w:rsid w:val="00962138"/>
    <w:rsid w:val="009628B9"/>
    <w:rsid w:val="00962BEC"/>
    <w:rsid w:val="00962EF8"/>
    <w:rsid w:val="009630EB"/>
    <w:rsid w:val="009632C6"/>
    <w:rsid w:val="009644C5"/>
    <w:rsid w:val="00965324"/>
    <w:rsid w:val="00965561"/>
    <w:rsid w:val="00965F2B"/>
    <w:rsid w:val="009667D1"/>
    <w:rsid w:val="009670E7"/>
    <w:rsid w:val="00967395"/>
    <w:rsid w:val="00967781"/>
    <w:rsid w:val="009678AE"/>
    <w:rsid w:val="00967CC1"/>
    <w:rsid w:val="00970303"/>
    <w:rsid w:val="00970347"/>
    <w:rsid w:val="0097103E"/>
    <w:rsid w:val="009719D2"/>
    <w:rsid w:val="00971AE4"/>
    <w:rsid w:val="00972629"/>
    <w:rsid w:val="00972E30"/>
    <w:rsid w:val="00972F1C"/>
    <w:rsid w:val="00973D04"/>
    <w:rsid w:val="00974536"/>
    <w:rsid w:val="00974599"/>
    <w:rsid w:val="00974690"/>
    <w:rsid w:val="00975173"/>
    <w:rsid w:val="00975209"/>
    <w:rsid w:val="00975A9B"/>
    <w:rsid w:val="00975D2C"/>
    <w:rsid w:val="00975D4A"/>
    <w:rsid w:val="00976076"/>
    <w:rsid w:val="009763D7"/>
    <w:rsid w:val="00976BC6"/>
    <w:rsid w:val="00976C13"/>
    <w:rsid w:val="00976DCA"/>
    <w:rsid w:val="00977222"/>
    <w:rsid w:val="00977659"/>
    <w:rsid w:val="00977684"/>
    <w:rsid w:val="00977766"/>
    <w:rsid w:val="00977B6D"/>
    <w:rsid w:val="00977CE2"/>
    <w:rsid w:val="00977E71"/>
    <w:rsid w:val="00980505"/>
    <w:rsid w:val="00980804"/>
    <w:rsid w:val="0098082F"/>
    <w:rsid w:val="00980FD3"/>
    <w:rsid w:val="00981D69"/>
    <w:rsid w:val="00981F63"/>
    <w:rsid w:val="009822C0"/>
    <w:rsid w:val="009823D5"/>
    <w:rsid w:val="0098253E"/>
    <w:rsid w:val="00982653"/>
    <w:rsid w:val="00982757"/>
    <w:rsid w:val="00982AA5"/>
    <w:rsid w:val="00982BC7"/>
    <w:rsid w:val="00982C1D"/>
    <w:rsid w:val="00983E12"/>
    <w:rsid w:val="009841B8"/>
    <w:rsid w:val="009843AC"/>
    <w:rsid w:val="00984752"/>
    <w:rsid w:val="00984A89"/>
    <w:rsid w:val="0098561A"/>
    <w:rsid w:val="00985DFC"/>
    <w:rsid w:val="00985FD4"/>
    <w:rsid w:val="0098638D"/>
    <w:rsid w:val="00986612"/>
    <w:rsid w:val="00986664"/>
    <w:rsid w:val="009866F2"/>
    <w:rsid w:val="00986B70"/>
    <w:rsid w:val="0098759A"/>
    <w:rsid w:val="0098792E"/>
    <w:rsid w:val="00990202"/>
    <w:rsid w:val="00990765"/>
    <w:rsid w:val="00990A69"/>
    <w:rsid w:val="00990BA9"/>
    <w:rsid w:val="00991102"/>
    <w:rsid w:val="0099160E"/>
    <w:rsid w:val="00991C0B"/>
    <w:rsid w:val="009923A9"/>
    <w:rsid w:val="00992BB9"/>
    <w:rsid w:val="00992BF0"/>
    <w:rsid w:val="009932AC"/>
    <w:rsid w:val="0099337C"/>
    <w:rsid w:val="0099418B"/>
    <w:rsid w:val="0099435B"/>
    <w:rsid w:val="0099471F"/>
    <w:rsid w:val="00994859"/>
    <w:rsid w:val="00994A6F"/>
    <w:rsid w:val="00994D32"/>
    <w:rsid w:val="00995FF7"/>
    <w:rsid w:val="0099650A"/>
    <w:rsid w:val="00996D27"/>
    <w:rsid w:val="009A03F7"/>
    <w:rsid w:val="009A09E5"/>
    <w:rsid w:val="009A0C11"/>
    <w:rsid w:val="009A0CED"/>
    <w:rsid w:val="009A1116"/>
    <w:rsid w:val="009A14EF"/>
    <w:rsid w:val="009A161C"/>
    <w:rsid w:val="009A1981"/>
    <w:rsid w:val="009A19E2"/>
    <w:rsid w:val="009A1F75"/>
    <w:rsid w:val="009A2599"/>
    <w:rsid w:val="009A26CD"/>
    <w:rsid w:val="009A2B8D"/>
    <w:rsid w:val="009A2ECD"/>
    <w:rsid w:val="009A2FAE"/>
    <w:rsid w:val="009A30F3"/>
    <w:rsid w:val="009A3106"/>
    <w:rsid w:val="009A3674"/>
    <w:rsid w:val="009A38D2"/>
    <w:rsid w:val="009A40F9"/>
    <w:rsid w:val="009A41CE"/>
    <w:rsid w:val="009A46B1"/>
    <w:rsid w:val="009A48E5"/>
    <w:rsid w:val="009A4A67"/>
    <w:rsid w:val="009A554E"/>
    <w:rsid w:val="009A5EA1"/>
    <w:rsid w:val="009A63A4"/>
    <w:rsid w:val="009A655F"/>
    <w:rsid w:val="009A66A8"/>
    <w:rsid w:val="009A6B1A"/>
    <w:rsid w:val="009A72C8"/>
    <w:rsid w:val="009A7688"/>
    <w:rsid w:val="009A7EC3"/>
    <w:rsid w:val="009B00F7"/>
    <w:rsid w:val="009B00FF"/>
    <w:rsid w:val="009B11DB"/>
    <w:rsid w:val="009B2162"/>
    <w:rsid w:val="009B238A"/>
    <w:rsid w:val="009B23AA"/>
    <w:rsid w:val="009B2936"/>
    <w:rsid w:val="009B299D"/>
    <w:rsid w:val="009B2DB9"/>
    <w:rsid w:val="009B2FE6"/>
    <w:rsid w:val="009B3116"/>
    <w:rsid w:val="009B3C51"/>
    <w:rsid w:val="009B3CAB"/>
    <w:rsid w:val="009B3CAE"/>
    <w:rsid w:val="009B3CBB"/>
    <w:rsid w:val="009B3D30"/>
    <w:rsid w:val="009B4051"/>
    <w:rsid w:val="009B4744"/>
    <w:rsid w:val="009B5055"/>
    <w:rsid w:val="009B55FE"/>
    <w:rsid w:val="009B57CC"/>
    <w:rsid w:val="009B689C"/>
    <w:rsid w:val="009B697F"/>
    <w:rsid w:val="009B7145"/>
    <w:rsid w:val="009B7532"/>
    <w:rsid w:val="009C0718"/>
    <w:rsid w:val="009C0864"/>
    <w:rsid w:val="009C12E0"/>
    <w:rsid w:val="009C1304"/>
    <w:rsid w:val="009C149B"/>
    <w:rsid w:val="009C14E6"/>
    <w:rsid w:val="009C1959"/>
    <w:rsid w:val="009C196C"/>
    <w:rsid w:val="009C1AD7"/>
    <w:rsid w:val="009C25F1"/>
    <w:rsid w:val="009C2A69"/>
    <w:rsid w:val="009C2B2F"/>
    <w:rsid w:val="009C2E91"/>
    <w:rsid w:val="009C2F58"/>
    <w:rsid w:val="009C40DF"/>
    <w:rsid w:val="009C43A9"/>
    <w:rsid w:val="009C4A9D"/>
    <w:rsid w:val="009C50E6"/>
    <w:rsid w:val="009C5218"/>
    <w:rsid w:val="009C525F"/>
    <w:rsid w:val="009C5C97"/>
    <w:rsid w:val="009C5DC2"/>
    <w:rsid w:val="009C5F00"/>
    <w:rsid w:val="009C61C5"/>
    <w:rsid w:val="009C6CBF"/>
    <w:rsid w:val="009D008C"/>
    <w:rsid w:val="009D053A"/>
    <w:rsid w:val="009D11B7"/>
    <w:rsid w:val="009D1433"/>
    <w:rsid w:val="009D1739"/>
    <w:rsid w:val="009D19C7"/>
    <w:rsid w:val="009D20FF"/>
    <w:rsid w:val="009D2CCD"/>
    <w:rsid w:val="009D2E37"/>
    <w:rsid w:val="009D3561"/>
    <w:rsid w:val="009D3A13"/>
    <w:rsid w:val="009D3DF9"/>
    <w:rsid w:val="009D44D6"/>
    <w:rsid w:val="009D44F8"/>
    <w:rsid w:val="009D4762"/>
    <w:rsid w:val="009D47C9"/>
    <w:rsid w:val="009D4BCA"/>
    <w:rsid w:val="009D4DFF"/>
    <w:rsid w:val="009D510C"/>
    <w:rsid w:val="009D5276"/>
    <w:rsid w:val="009D5A81"/>
    <w:rsid w:val="009D5B4D"/>
    <w:rsid w:val="009D5C24"/>
    <w:rsid w:val="009D6A2C"/>
    <w:rsid w:val="009D6D35"/>
    <w:rsid w:val="009E0ABC"/>
    <w:rsid w:val="009E0E9C"/>
    <w:rsid w:val="009E100B"/>
    <w:rsid w:val="009E12F5"/>
    <w:rsid w:val="009E13AA"/>
    <w:rsid w:val="009E1DB8"/>
    <w:rsid w:val="009E231A"/>
    <w:rsid w:val="009E2536"/>
    <w:rsid w:val="009E2B58"/>
    <w:rsid w:val="009E2EE7"/>
    <w:rsid w:val="009E3808"/>
    <w:rsid w:val="009E3AAD"/>
    <w:rsid w:val="009E40CD"/>
    <w:rsid w:val="009E4748"/>
    <w:rsid w:val="009E51B9"/>
    <w:rsid w:val="009E56BB"/>
    <w:rsid w:val="009E59C4"/>
    <w:rsid w:val="009E5B20"/>
    <w:rsid w:val="009E5C71"/>
    <w:rsid w:val="009E6070"/>
    <w:rsid w:val="009E6243"/>
    <w:rsid w:val="009E657B"/>
    <w:rsid w:val="009E6B12"/>
    <w:rsid w:val="009E6C21"/>
    <w:rsid w:val="009E720C"/>
    <w:rsid w:val="009E722A"/>
    <w:rsid w:val="009F04B1"/>
    <w:rsid w:val="009F1C9E"/>
    <w:rsid w:val="009F1CA0"/>
    <w:rsid w:val="009F251E"/>
    <w:rsid w:val="009F2B9B"/>
    <w:rsid w:val="009F33F8"/>
    <w:rsid w:val="009F34D6"/>
    <w:rsid w:val="009F43DD"/>
    <w:rsid w:val="009F4E7C"/>
    <w:rsid w:val="009F50F6"/>
    <w:rsid w:val="009F5137"/>
    <w:rsid w:val="009F5690"/>
    <w:rsid w:val="009F58A8"/>
    <w:rsid w:val="009F592E"/>
    <w:rsid w:val="009F61E3"/>
    <w:rsid w:val="009F626B"/>
    <w:rsid w:val="009F68B3"/>
    <w:rsid w:val="009F6BDD"/>
    <w:rsid w:val="009F6D90"/>
    <w:rsid w:val="009F7484"/>
    <w:rsid w:val="009F7600"/>
    <w:rsid w:val="009F76D5"/>
    <w:rsid w:val="009F77C7"/>
    <w:rsid w:val="009F7874"/>
    <w:rsid w:val="009F7C11"/>
    <w:rsid w:val="00A0006E"/>
    <w:rsid w:val="00A0024D"/>
    <w:rsid w:val="00A00614"/>
    <w:rsid w:val="00A0095E"/>
    <w:rsid w:val="00A00CAF"/>
    <w:rsid w:val="00A00FD8"/>
    <w:rsid w:val="00A01598"/>
    <w:rsid w:val="00A01853"/>
    <w:rsid w:val="00A01BFE"/>
    <w:rsid w:val="00A01C59"/>
    <w:rsid w:val="00A01F5C"/>
    <w:rsid w:val="00A0278B"/>
    <w:rsid w:val="00A02C51"/>
    <w:rsid w:val="00A02DA7"/>
    <w:rsid w:val="00A02F07"/>
    <w:rsid w:val="00A03B57"/>
    <w:rsid w:val="00A03E05"/>
    <w:rsid w:val="00A03E52"/>
    <w:rsid w:val="00A04503"/>
    <w:rsid w:val="00A04F33"/>
    <w:rsid w:val="00A05113"/>
    <w:rsid w:val="00A062F2"/>
    <w:rsid w:val="00A06950"/>
    <w:rsid w:val="00A06968"/>
    <w:rsid w:val="00A07F35"/>
    <w:rsid w:val="00A10291"/>
    <w:rsid w:val="00A10315"/>
    <w:rsid w:val="00A108AC"/>
    <w:rsid w:val="00A10B23"/>
    <w:rsid w:val="00A11254"/>
    <w:rsid w:val="00A11257"/>
    <w:rsid w:val="00A11ECE"/>
    <w:rsid w:val="00A123F8"/>
    <w:rsid w:val="00A12805"/>
    <w:rsid w:val="00A12D76"/>
    <w:rsid w:val="00A13BC3"/>
    <w:rsid w:val="00A13C56"/>
    <w:rsid w:val="00A13EDA"/>
    <w:rsid w:val="00A13FA9"/>
    <w:rsid w:val="00A14A2E"/>
    <w:rsid w:val="00A14D12"/>
    <w:rsid w:val="00A1500E"/>
    <w:rsid w:val="00A152F9"/>
    <w:rsid w:val="00A15993"/>
    <w:rsid w:val="00A1617B"/>
    <w:rsid w:val="00A164C5"/>
    <w:rsid w:val="00A167D0"/>
    <w:rsid w:val="00A16CC7"/>
    <w:rsid w:val="00A17085"/>
    <w:rsid w:val="00A17D95"/>
    <w:rsid w:val="00A2063B"/>
    <w:rsid w:val="00A208F2"/>
    <w:rsid w:val="00A20A62"/>
    <w:rsid w:val="00A21332"/>
    <w:rsid w:val="00A213FE"/>
    <w:rsid w:val="00A21E9B"/>
    <w:rsid w:val="00A21FDF"/>
    <w:rsid w:val="00A22C66"/>
    <w:rsid w:val="00A23000"/>
    <w:rsid w:val="00A2306E"/>
    <w:rsid w:val="00A2310F"/>
    <w:rsid w:val="00A23358"/>
    <w:rsid w:val="00A2345D"/>
    <w:rsid w:val="00A23F63"/>
    <w:rsid w:val="00A24025"/>
    <w:rsid w:val="00A24578"/>
    <w:rsid w:val="00A247F9"/>
    <w:rsid w:val="00A24C61"/>
    <w:rsid w:val="00A24DA2"/>
    <w:rsid w:val="00A24E1D"/>
    <w:rsid w:val="00A250E6"/>
    <w:rsid w:val="00A2551B"/>
    <w:rsid w:val="00A259AC"/>
    <w:rsid w:val="00A25F4D"/>
    <w:rsid w:val="00A25F60"/>
    <w:rsid w:val="00A26112"/>
    <w:rsid w:val="00A26495"/>
    <w:rsid w:val="00A26F46"/>
    <w:rsid w:val="00A27415"/>
    <w:rsid w:val="00A27B69"/>
    <w:rsid w:val="00A30E52"/>
    <w:rsid w:val="00A30F82"/>
    <w:rsid w:val="00A310C1"/>
    <w:rsid w:val="00A31BC4"/>
    <w:rsid w:val="00A321E9"/>
    <w:rsid w:val="00A32777"/>
    <w:rsid w:val="00A33057"/>
    <w:rsid w:val="00A33430"/>
    <w:rsid w:val="00A337BC"/>
    <w:rsid w:val="00A3383A"/>
    <w:rsid w:val="00A338DC"/>
    <w:rsid w:val="00A363C2"/>
    <w:rsid w:val="00A3650B"/>
    <w:rsid w:val="00A36B36"/>
    <w:rsid w:val="00A36D20"/>
    <w:rsid w:val="00A3784D"/>
    <w:rsid w:val="00A37EF6"/>
    <w:rsid w:val="00A4152F"/>
    <w:rsid w:val="00A41618"/>
    <w:rsid w:val="00A42445"/>
    <w:rsid w:val="00A425C8"/>
    <w:rsid w:val="00A42D66"/>
    <w:rsid w:val="00A449D7"/>
    <w:rsid w:val="00A44B92"/>
    <w:rsid w:val="00A44C54"/>
    <w:rsid w:val="00A44FAD"/>
    <w:rsid w:val="00A455DF"/>
    <w:rsid w:val="00A4563B"/>
    <w:rsid w:val="00A459C4"/>
    <w:rsid w:val="00A45F5D"/>
    <w:rsid w:val="00A46440"/>
    <w:rsid w:val="00A464A5"/>
    <w:rsid w:val="00A46645"/>
    <w:rsid w:val="00A47519"/>
    <w:rsid w:val="00A478E7"/>
    <w:rsid w:val="00A47A10"/>
    <w:rsid w:val="00A507C1"/>
    <w:rsid w:val="00A50AAA"/>
    <w:rsid w:val="00A50B39"/>
    <w:rsid w:val="00A50E0C"/>
    <w:rsid w:val="00A51007"/>
    <w:rsid w:val="00A5103E"/>
    <w:rsid w:val="00A51656"/>
    <w:rsid w:val="00A5224F"/>
    <w:rsid w:val="00A52285"/>
    <w:rsid w:val="00A52F84"/>
    <w:rsid w:val="00A5305C"/>
    <w:rsid w:val="00A53970"/>
    <w:rsid w:val="00A54197"/>
    <w:rsid w:val="00A54341"/>
    <w:rsid w:val="00A544AB"/>
    <w:rsid w:val="00A546CF"/>
    <w:rsid w:val="00A548E6"/>
    <w:rsid w:val="00A55384"/>
    <w:rsid w:val="00A56092"/>
    <w:rsid w:val="00A569DC"/>
    <w:rsid w:val="00A56A27"/>
    <w:rsid w:val="00A56BE9"/>
    <w:rsid w:val="00A5701A"/>
    <w:rsid w:val="00A5716C"/>
    <w:rsid w:val="00A57423"/>
    <w:rsid w:val="00A57428"/>
    <w:rsid w:val="00A57961"/>
    <w:rsid w:val="00A57B33"/>
    <w:rsid w:val="00A57D6C"/>
    <w:rsid w:val="00A57E76"/>
    <w:rsid w:val="00A60722"/>
    <w:rsid w:val="00A610EF"/>
    <w:rsid w:val="00A61384"/>
    <w:rsid w:val="00A613AA"/>
    <w:rsid w:val="00A61517"/>
    <w:rsid w:val="00A61B3D"/>
    <w:rsid w:val="00A62397"/>
    <w:rsid w:val="00A63280"/>
    <w:rsid w:val="00A63640"/>
    <w:rsid w:val="00A63E2B"/>
    <w:rsid w:val="00A63E7F"/>
    <w:rsid w:val="00A64BBA"/>
    <w:rsid w:val="00A656D2"/>
    <w:rsid w:val="00A656DB"/>
    <w:rsid w:val="00A66F20"/>
    <w:rsid w:val="00A674A8"/>
    <w:rsid w:val="00A67645"/>
    <w:rsid w:val="00A67690"/>
    <w:rsid w:val="00A67B18"/>
    <w:rsid w:val="00A700D3"/>
    <w:rsid w:val="00A70144"/>
    <w:rsid w:val="00A7031E"/>
    <w:rsid w:val="00A70C34"/>
    <w:rsid w:val="00A70E70"/>
    <w:rsid w:val="00A71198"/>
    <w:rsid w:val="00A7153D"/>
    <w:rsid w:val="00A72026"/>
    <w:rsid w:val="00A7243E"/>
    <w:rsid w:val="00A724EC"/>
    <w:rsid w:val="00A72B39"/>
    <w:rsid w:val="00A73C4B"/>
    <w:rsid w:val="00A74087"/>
    <w:rsid w:val="00A745FF"/>
    <w:rsid w:val="00A74657"/>
    <w:rsid w:val="00A74B00"/>
    <w:rsid w:val="00A75129"/>
    <w:rsid w:val="00A75228"/>
    <w:rsid w:val="00A75467"/>
    <w:rsid w:val="00A75DE7"/>
    <w:rsid w:val="00A7601D"/>
    <w:rsid w:val="00A765B2"/>
    <w:rsid w:val="00A76ECF"/>
    <w:rsid w:val="00A7719A"/>
    <w:rsid w:val="00A777DF"/>
    <w:rsid w:val="00A77B0A"/>
    <w:rsid w:val="00A807E6"/>
    <w:rsid w:val="00A80E47"/>
    <w:rsid w:val="00A814F0"/>
    <w:rsid w:val="00A81560"/>
    <w:rsid w:val="00A81A3C"/>
    <w:rsid w:val="00A81DD4"/>
    <w:rsid w:val="00A81FB0"/>
    <w:rsid w:val="00A82A26"/>
    <w:rsid w:val="00A82C22"/>
    <w:rsid w:val="00A83028"/>
    <w:rsid w:val="00A83579"/>
    <w:rsid w:val="00A835E9"/>
    <w:rsid w:val="00A8374B"/>
    <w:rsid w:val="00A83BDF"/>
    <w:rsid w:val="00A84191"/>
    <w:rsid w:val="00A84364"/>
    <w:rsid w:val="00A84513"/>
    <w:rsid w:val="00A84C7C"/>
    <w:rsid w:val="00A85231"/>
    <w:rsid w:val="00A853BB"/>
    <w:rsid w:val="00A85E74"/>
    <w:rsid w:val="00A867B5"/>
    <w:rsid w:val="00A8688A"/>
    <w:rsid w:val="00A90453"/>
    <w:rsid w:val="00A905F2"/>
    <w:rsid w:val="00A90678"/>
    <w:rsid w:val="00A90B5D"/>
    <w:rsid w:val="00A91799"/>
    <w:rsid w:val="00A91CD9"/>
    <w:rsid w:val="00A91F53"/>
    <w:rsid w:val="00A92559"/>
    <w:rsid w:val="00A928A8"/>
    <w:rsid w:val="00A92B06"/>
    <w:rsid w:val="00A92B5F"/>
    <w:rsid w:val="00A92D60"/>
    <w:rsid w:val="00A92D80"/>
    <w:rsid w:val="00A93726"/>
    <w:rsid w:val="00A93C3F"/>
    <w:rsid w:val="00A93F3E"/>
    <w:rsid w:val="00A94A12"/>
    <w:rsid w:val="00A95A72"/>
    <w:rsid w:val="00A96796"/>
    <w:rsid w:val="00A968B6"/>
    <w:rsid w:val="00A96CAB"/>
    <w:rsid w:val="00A96D13"/>
    <w:rsid w:val="00A97035"/>
    <w:rsid w:val="00A97813"/>
    <w:rsid w:val="00A97AF6"/>
    <w:rsid w:val="00A97D90"/>
    <w:rsid w:val="00A97DD2"/>
    <w:rsid w:val="00AA05BF"/>
    <w:rsid w:val="00AA0C84"/>
    <w:rsid w:val="00AA1403"/>
    <w:rsid w:val="00AA1819"/>
    <w:rsid w:val="00AA1C04"/>
    <w:rsid w:val="00AA1D8D"/>
    <w:rsid w:val="00AA1FED"/>
    <w:rsid w:val="00AA1FF1"/>
    <w:rsid w:val="00AA244A"/>
    <w:rsid w:val="00AA2755"/>
    <w:rsid w:val="00AA309C"/>
    <w:rsid w:val="00AA32B3"/>
    <w:rsid w:val="00AA33F8"/>
    <w:rsid w:val="00AA396C"/>
    <w:rsid w:val="00AA4645"/>
    <w:rsid w:val="00AA4A93"/>
    <w:rsid w:val="00AA4BC4"/>
    <w:rsid w:val="00AA4D47"/>
    <w:rsid w:val="00AA4F30"/>
    <w:rsid w:val="00AA536A"/>
    <w:rsid w:val="00AA5AED"/>
    <w:rsid w:val="00AA636F"/>
    <w:rsid w:val="00AA6399"/>
    <w:rsid w:val="00AA66E9"/>
    <w:rsid w:val="00AA71FF"/>
    <w:rsid w:val="00AA72AF"/>
    <w:rsid w:val="00AA7D2E"/>
    <w:rsid w:val="00AA7E71"/>
    <w:rsid w:val="00AB0363"/>
    <w:rsid w:val="00AB06FE"/>
    <w:rsid w:val="00AB0D49"/>
    <w:rsid w:val="00AB10BA"/>
    <w:rsid w:val="00AB1206"/>
    <w:rsid w:val="00AB13D7"/>
    <w:rsid w:val="00AB1CAE"/>
    <w:rsid w:val="00AB2017"/>
    <w:rsid w:val="00AB242C"/>
    <w:rsid w:val="00AB2F67"/>
    <w:rsid w:val="00AB3052"/>
    <w:rsid w:val="00AB3710"/>
    <w:rsid w:val="00AB382B"/>
    <w:rsid w:val="00AB4545"/>
    <w:rsid w:val="00AB4FFC"/>
    <w:rsid w:val="00AB51E6"/>
    <w:rsid w:val="00AB5242"/>
    <w:rsid w:val="00AB5405"/>
    <w:rsid w:val="00AB5776"/>
    <w:rsid w:val="00AB64AE"/>
    <w:rsid w:val="00AB6D50"/>
    <w:rsid w:val="00AC04E3"/>
    <w:rsid w:val="00AC0E60"/>
    <w:rsid w:val="00AC1122"/>
    <w:rsid w:val="00AC11D8"/>
    <w:rsid w:val="00AC1425"/>
    <w:rsid w:val="00AC1564"/>
    <w:rsid w:val="00AC18CB"/>
    <w:rsid w:val="00AC2313"/>
    <w:rsid w:val="00AC27E1"/>
    <w:rsid w:val="00AC2BA4"/>
    <w:rsid w:val="00AC2E5B"/>
    <w:rsid w:val="00AC2F3E"/>
    <w:rsid w:val="00AC2F84"/>
    <w:rsid w:val="00AC326E"/>
    <w:rsid w:val="00AC3ACE"/>
    <w:rsid w:val="00AC3B6A"/>
    <w:rsid w:val="00AC3C7B"/>
    <w:rsid w:val="00AC3D12"/>
    <w:rsid w:val="00AC43CB"/>
    <w:rsid w:val="00AC453A"/>
    <w:rsid w:val="00AC4E7B"/>
    <w:rsid w:val="00AC4F58"/>
    <w:rsid w:val="00AC590E"/>
    <w:rsid w:val="00AC5C0E"/>
    <w:rsid w:val="00AC6EEA"/>
    <w:rsid w:val="00AC7371"/>
    <w:rsid w:val="00AC76CD"/>
    <w:rsid w:val="00AC77DB"/>
    <w:rsid w:val="00AC784B"/>
    <w:rsid w:val="00AC7C08"/>
    <w:rsid w:val="00AD0003"/>
    <w:rsid w:val="00AD0291"/>
    <w:rsid w:val="00AD0E9B"/>
    <w:rsid w:val="00AD1673"/>
    <w:rsid w:val="00AD2816"/>
    <w:rsid w:val="00AD3C71"/>
    <w:rsid w:val="00AD4195"/>
    <w:rsid w:val="00AD5948"/>
    <w:rsid w:val="00AD5FA4"/>
    <w:rsid w:val="00AD6306"/>
    <w:rsid w:val="00AD67F5"/>
    <w:rsid w:val="00AD6DE0"/>
    <w:rsid w:val="00AD6E2E"/>
    <w:rsid w:val="00AD781E"/>
    <w:rsid w:val="00AE06EB"/>
    <w:rsid w:val="00AE075D"/>
    <w:rsid w:val="00AE0A37"/>
    <w:rsid w:val="00AE10C7"/>
    <w:rsid w:val="00AE10F8"/>
    <w:rsid w:val="00AE1479"/>
    <w:rsid w:val="00AE1CA8"/>
    <w:rsid w:val="00AE20B9"/>
    <w:rsid w:val="00AE22EA"/>
    <w:rsid w:val="00AE2D66"/>
    <w:rsid w:val="00AE32E5"/>
    <w:rsid w:val="00AE3685"/>
    <w:rsid w:val="00AE36A5"/>
    <w:rsid w:val="00AE376E"/>
    <w:rsid w:val="00AE38F0"/>
    <w:rsid w:val="00AE3EC0"/>
    <w:rsid w:val="00AE4116"/>
    <w:rsid w:val="00AE4225"/>
    <w:rsid w:val="00AE520E"/>
    <w:rsid w:val="00AE5E8A"/>
    <w:rsid w:val="00AE60F5"/>
    <w:rsid w:val="00AE747C"/>
    <w:rsid w:val="00AE7A56"/>
    <w:rsid w:val="00AE7E39"/>
    <w:rsid w:val="00AF01EC"/>
    <w:rsid w:val="00AF2A24"/>
    <w:rsid w:val="00AF2A76"/>
    <w:rsid w:val="00AF3C06"/>
    <w:rsid w:val="00AF3F8C"/>
    <w:rsid w:val="00AF4B9E"/>
    <w:rsid w:val="00AF4EBC"/>
    <w:rsid w:val="00AF4FC3"/>
    <w:rsid w:val="00AF6060"/>
    <w:rsid w:val="00AF78B6"/>
    <w:rsid w:val="00AF7A07"/>
    <w:rsid w:val="00AF7F28"/>
    <w:rsid w:val="00B00D96"/>
    <w:rsid w:val="00B013AC"/>
    <w:rsid w:val="00B01707"/>
    <w:rsid w:val="00B0231A"/>
    <w:rsid w:val="00B0235D"/>
    <w:rsid w:val="00B03097"/>
    <w:rsid w:val="00B039A4"/>
    <w:rsid w:val="00B048E9"/>
    <w:rsid w:val="00B04FA4"/>
    <w:rsid w:val="00B052A2"/>
    <w:rsid w:val="00B052CD"/>
    <w:rsid w:val="00B05564"/>
    <w:rsid w:val="00B057EF"/>
    <w:rsid w:val="00B0581B"/>
    <w:rsid w:val="00B058F0"/>
    <w:rsid w:val="00B05A0F"/>
    <w:rsid w:val="00B05D36"/>
    <w:rsid w:val="00B06178"/>
    <w:rsid w:val="00B06795"/>
    <w:rsid w:val="00B06A07"/>
    <w:rsid w:val="00B06FBB"/>
    <w:rsid w:val="00B0710C"/>
    <w:rsid w:val="00B071C1"/>
    <w:rsid w:val="00B0749A"/>
    <w:rsid w:val="00B075C2"/>
    <w:rsid w:val="00B076DF"/>
    <w:rsid w:val="00B07D56"/>
    <w:rsid w:val="00B100B4"/>
    <w:rsid w:val="00B10640"/>
    <w:rsid w:val="00B10884"/>
    <w:rsid w:val="00B108F9"/>
    <w:rsid w:val="00B109D9"/>
    <w:rsid w:val="00B10D9F"/>
    <w:rsid w:val="00B1166D"/>
    <w:rsid w:val="00B12777"/>
    <w:rsid w:val="00B128C3"/>
    <w:rsid w:val="00B12B20"/>
    <w:rsid w:val="00B12C7B"/>
    <w:rsid w:val="00B137CE"/>
    <w:rsid w:val="00B140F7"/>
    <w:rsid w:val="00B146DC"/>
    <w:rsid w:val="00B149A1"/>
    <w:rsid w:val="00B14F31"/>
    <w:rsid w:val="00B1529A"/>
    <w:rsid w:val="00B1564C"/>
    <w:rsid w:val="00B15C51"/>
    <w:rsid w:val="00B15D72"/>
    <w:rsid w:val="00B16461"/>
    <w:rsid w:val="00B16CF8"/>
    <w:rsid w:val="00B17166"/>
    <w:rsid w:val="00B17F79"/>
    <w:rsid w:val="00B2064F"/>
    <w:rsid w:val="00B207A0"/>
    <w:rsid w:val="00B20D61"/>
    <w:rsid w:val="00B21BEF"/>
    <w:rsid w:val="00B21D64"/>
    <w:rsid w:val="00B2206D"/>
    <w:rsid w:val="00B223DC"/>
    <w:rsid w:val="00B2246D"/>
    <w:rsid w:val="00B22C49"/>
    <w:rsid w:val="00B23CCD"/>
    <w:rsid w:val="00B24A9C"/>
    <w:rsid w:val="00B2605C"/>
    <w:rsid w:val="00B264D1"/>
    <w:rsid w:val="00B2673E"/>
    <w:rsid w:val="00B267FF"/>
    <w:rsid w:val="00B269A8"/>
    <w:rsid w:val="00B26E22"/>
    <w:rsid w:val="00B27053"/>
    <w:rsid w:val="00B27EC5"/>
    <w:rsid w:val="00B30275"/>
    <w:rsid w:val="00B3046C"/>
    <w:rsid w:val="00B305AE"/>
    <w:rsid w:val="00B30632"/>
    <w:rsid w:val="00B30A0D"/>
    <w:rsid w:val="00B31193"/>
    <w:rsid w:val="00B31824"/>
    <w:rsid w:val="00B318C4"/>
    <w:rsid w:val="00B31BDA"/>
    <w:rsid w:val="00B31EB2"/>
    <w:rsid w:val="00B320B1"/>
    <w:rsid w:val="00B33D87"/>
    <w:rsid w:val="00B33E19"/>
    <w:rsid w:val="00B33E47"/>
    <w:rsid w:val="00B340B2"/>
    <w:rsid w:val="00B34C92"/>
    <w:rsid w:val="00B353C7"/>
    <w:rsid w:val="00B355BD"/>
    <w:rsid w:val="00B355F9"/>
    <w:rsid w:val="00B35976"/>
    <w:rsid w:val="00B35B4B"/>
    <w:rsid w:val="00B35B6E"/>
    <w:rsid w:val="00B36BB7"/>
    <w:rsid w:val="00B36E31"/>
    <w:rsid w:val="00B36E8F"/>
    <w:rsid w:val="00B36EDB"/>
    <w:rsid w:val="00B37246"/>
    <w:rsid w:val="00B375FC"/>
    <w:rsid w:val="00B37A3B"/>
    <w:rsid w:val="00B37D69"/>
    <w:rsid w:val="00B37DF3"/>
    <w:rsid w:val="00B412A5"/>
    <w:rsid w:val="00B4181F"/>
    <w:rsid w:val="00B41A36"/>
    <w:rsid w:val="00B42197"/>
    <w:rsid w:val="00B422D8"/>
    <w:rsid w:val="00B42574"/>
    <w:rsid w:val="00B42B01"/>
    <w:rsid w:val="00B431F1"/>
    <w:rsid w:val="00B43223"/>
    <w:rsid w:val="00B433F9"/>
    <w:rsid w:val="00B435B0"/>
    <w:rsid w:val="00B444C0"/>
    <w:rsid w:val="00B44BD4"/>
    <w:rsid w:val="00B45150"/>
    <w:rsid w:val="00B45707"/>
    <w:rsid w:val="00B45AA1"/>
    <w:rsid w:val="00B45AB9"/>
    <w:rsid w:val="00B4601A"/>
    <w:rsid w:val="00B4620B"/>
    <w:rsid w:val="00B462A7"/>
    <w:rsid w:val="00B46688"/>
    <w:rsid w:val="00B46755"/>
    <w:rsid w:val="00B47730"/>
    <w:rsid w:val="00B47855"/>
    <w:rsid w:val="00B47B83"/>
    <w:rsid w:val="00B47D27"/>
    <w:rsid w:val="00B500AF"/>
    <w:rsid w:val="00B50446"/>
    <w:rsid w:val="00B50F45"/>
    <w:rsid w:val="00B5132F"/>
    <w:rsid w:val="00B5195A"/>
    <w:rsid w:val="00B527DD"/>
    <w:rsid w:val="00B5295C"/>
    <w:rsid w:val="00B5397E"/>
    <w:rsid w:val="00B53EAB"/>
    <w:rsid w:val="00B54892"/>
    <w:rsid w:val="00B54A35"/>
    <w:rsid w:val="00B54F31"/>
    <w:rsid w:val="00B552DC"/>
    <w:rsid w:val="00B552DE"/>
    <w:rsid w:val="00B55B12"/>
    <w:rsid w:val="00B561B4"/>
    <w:rsid w:val="00B563A8"/>
    <w:rsid w:val="00B5659D"/>
    <w:rsid w:val="00B57407"/>
    <w:rsid w:val="00B57CBD"/>
    <w:rsid w:val="00B607A7"/>
    <w:rsid w:val="00B60966"/>
    <w:rsid w:val="00B60A99"/>
    <w:rsid w:val="00B60E79"/>
    <w:rsid w:val="00B61D1B"/>
    <w:rsid w:val="00B61E21"/>
    <w:rsid w:val="00B61EF2"/>
    <w:rsid w:val="00B62CF0"/>
    <w:rsid w:val="00B6360E"/>
    <w:rsid w:val="00B63759"/>
    <w:rsid w:val="00B637DF"/>
    <w:rsid w:val="00B63864"/>
    <w:rsid w:val="00B63A3B"/>
    <w:rsid w:val="00B63C0D"/>
    <w:rsid w:val="00B64673"/>
    <w:rsid w:val="00B67086"/>
    <w:rsid w:val="00B670D3"/>
    <w:rsid w:val="00B67E6E"/>
    <w:rsid w:val="00B707A2"/>
    <w:rsid w:val="00B70F83"/>
    <w:rsid w:val="00B7111B"/>
    <w:rsid w:val="00B717CF"/>
    <w:rsid w:val="00B71B27"/>
    <w:rsid w:val="00B71CD5"/>
    <w:rsid w:val="00B71D32"/>
    <w:rsid w:val="00B71DA9"/>
    <w:rsid w:val="00B71DAD"/>
    <w:rsid w:val="00B7222B"/>
    <w:rsid w:val="00B73507"/>
    <w:rsid w:val="00B73700"/>
    <w:rsid w:val="00B73DFB"/>
    <w:rsid w:val="00B74561"/>
    <w:rsid w:val="00B74EBE"/>
    <w:rsid w:val="00B75561"/>
    <w:rsid w:val="00B757FA"/>
    <w:rsid w:val="00B75A3F"/>
    <w:rsid w:val="00B75A40"/>
    <w:rsid w:val="00B75E9F"/>
    <w:rsid w:val="00B76A57"/>
    <w:rsid w:val="00B77517"/>
    <w:rsid w:val="00B77E28"/>
    <w:rsid w:val="00B77ED0"/>
    <w:rsid w:val="00B809F9"/>
    <w:rsid w:val="00B80CBF"/>
    <w:rsid w:val="00B81422"/>
    <w:rsid w:val="00B8175A"/>
    <w:rsid w:val="00B81CC7"/>
    <w:rsid w:val="00B823BB"/>
    <w:rsid w:val="00B8264B"/>
    <w:rsid w:val="00B82DA7"/>
    <w:rsid w:val="00B82E46"/>
    <w:rsid w:val="00B837CC"/>
    <w:rsid w:val="00B83B92"/>
    <w:rsid w:val="00B8472E"/>
    <w:rsid w:val="00B84952"/>
    <w:rsid w:val="00B84A22"/>
    <w:rsid w:val="00B84CDA"/>
    <w:rsid w:val="00B84DCA"/>
    <w:rsid w:val="00B84ED7"/>
    <w:rsid w:val="00B857FC"/>
    <w:rsid w:val="00B85E6A"/>
    <w:rsid w:val="00B86019"/>
    <w:rsid w:val="00B8607E"/>
    <w:rsid w:val="00B866AA"/>
    <w:rsid w:val="00B86A0B"/>
    <w:rsid w:val="00B86BEA"/>
    <w:rsid w:val="00B86C0A"/>
    <w:rsid w:val="00B86E1B"/>
    <w:rsid w:val="00B86E2B"/>
    <w:rsid w:val="00B86E9B"/>
    <w:rsid w:val="00B86FA0"/>
    <w:rsid w:val="00B87386"/>
    <w:rsid w:val="00B87B4E"/>
    <w:rsid w:val="00B87D86"/>
    <w:rsid w:val="00B87E1A"/>
    <w:rsid w:val="00B87F87"/>
    <w:rsid w:val="00B9086A"/>
    <w:rsid w:val="00B91769"/>
    <w:rsid w:val="00B91CF5"/>
    <w:rsid w:val="00B91D73"/>
    <w:rsid w:val="00B92410"/>
    <w:rsid w:val="00B92806"/>
    <w:rsid w:val="00B928FC"/>
    <w:rsid w:val="00B92982"/>
    <w:rsid w:val="00B93657"/>
    <w:rsid w:val="00B93C6A"/>
    <w:rsid w:val="00B94065"/>
    <w:rsid w:val="00B9415C"/>
    <w:rsid w:val="00B94256"/>
    <w:rsid w:val="00B94450"/>
    <w:rsid w:val="00B94BCE"/>
    <w:rsid w:val="00B94CAD"/>
    <w:rsid w:val="00B95182"/>
    <w:rsid w:val="00B95990"/>
    <w:rsid w:val="00B95C7A"/>
    <w:rsid w:val="00B95EB1"/>
    <w:rsid w:val="00B96081"/>
    <w:rsid w:val="00B96295"/>
    <w:rsid w:val="00B97544"/>
    <w:rsid w:val="00B979C6"/>
    <w:rsid w:val="00B97CA1"/>
    <w:rsid w:val="00B97F2B"/>
    <w:rsid w:val="00BA0129"/>
    <w:rsid w:val="00BA01D4"/>
    <w:rsid w:val="00BA1011"/>
    <w:rsid w:val="00BA1533"/>
    <w:rsid w:val="00BA180D"/>
    <w:rsid w:val="00BA26E2"/>
    <w:rsid w:val="00BA3110"/>
    <w:rsid w:val="00BA4007"/>
    <w:rsid w:val="00BA4302"/>
    <w:rsid w:val="00BA49FD"/>
    <w:rsid w:val="00BA4C18"/>
    <w:rsid w:val="00BA4F8F"/>
    <w:rsid w:val="00BA559F"/>
    <w:rsid w:val="00BA5B84"/>
    <w:rsid w:val="00BA5BF9"/>
    <w:rsid w:val="00BA5C3D"/>
    <w:rsid w:val="00BA5DB7"/>
    <w:rsid w:val="00BA63A4"/>
    <w:rsid w:val="00BA64B8"/>
    <w:rsid w:val="00BA6D08"/>
    <w:rsid w:val="00BA6E2C"/>
    <w:rsid w:val="00BA7AA7"/>
    <w:rsid w:val="00BA7FA5"/>
    <w:rsid w:val="00BB007C"/>
    <w:rsid w:val="00BB013D"/>
    <w:rsid w:val="00BB06DC"/>
    <w:rsid w:val="00BB0C96"/>
    <w:rsid w:val="00BB1637"/>
    <w:rsid w:val="00BB1A10"/>
    <w:rsid w:val="00BB2036"/>
    <w:rsid w:val="00BB21B4"/>
    <w:rsid w:val="00BB3299"/>
    <w:rsid w:val="00BB4151"/>
    <w:rsid w:val="00BB43D3"/>
    <w:rsid w:val="00BB4A55"/>
    <w:rsid w:val="00BB52AC"/>
    <w:rsid w:val="00BB5399"/>
    <w:rsid w:val="00BB5B2F"/>
    <w:rsid w:val="00BB6371"/>
    <w:rsid w:val="00BB6891"/>
    <w:rsid w:val="00BB6DA8"/>
    <w:rsid w:val="00BB75FF"/>
    <w:rsid w:val="00BB7B51"/>
    <w:rsid w:val="00BB7C0B"/>
    <w:rsid w:val="00BC00E2"/>
    <w:rsid w:val="00BC0389"/>
    <w:rsid w:val="00BC03DE"/>
    <w:rsid w:val="00BC1493"/>
    <w:rsid w:val="00BC1A35"/>
    <w:rsid w:val="00BC1DDF"/>
    <w:rsid w:val="00BC207E"/>
    <w:rsid w:val="00BC230C"/>
    <w:rsid w:val="00BC26FD"/>
    <w:rsid w:val="00BC2B28"/>
    <w:rsid w:val="00BC2EC1"/>
    <w:rsid w:val="00BC30EE"/>
    <w:rsid w:val="00BC3218"/>
    <w:rsid w:val="00BC3271"/>
    <w:rsid w:val="00BC4494"/>
    <w:rsid w:val="00BC4E98"/>
    <w:rsid w:val="00BC4F10"/>
    <w:rsid w:val="00BC549F"/>
    <w:rsid w:val="00BC58F3"/>
    <w:rsid w:val="00BC5A42"/>
    <w:rsid w:val="00BC5AF2"/>
    <w:rsid w:val="00BC6447"/>
    <w:rsid w:val="00BC73F8"/>
    <w:rsid w:val="00BC784D"/>
    <w:rsid w:val="00BC789C"/>
    <w:rsid w:val="00BD0196"/>
    <w:rsid w:val="00BD0276"/>
    <w:rsid w:val="00BD03D5"/>
    <w:rsid w:val="00BD0950"/>
    <w:rsid w:val="00BD09D7"/>
    <w:rsid w:val="00BD14DF"/>
    <w:rsid w:val="00BD241F"/>
    <w:rsid w:val="00BD25E8"/>
    <w:rsid w:val="00BD4643"/>
    <w:rsid w:val="00BD464D"/>
    <w:rsid w:val="00BD57CE"/>
    <w:rsid w:val="00BD6925"/>
    <w:rsid w:val="00BD6957"/>
    <w:rsid w:val="00BD6988"/>
    <w:rsid w:val="00BD6E56"/>
    <w:rsid w:val="00BD710F"/>
    <w:rsid w:val="00BD796F"/>
    <w:rsid w:val="00BD7B39"/>
    <w:rsid w:val="00BD7C8D"/>
    <w:rsid w:val="00BD7DE6"/>
    <w:rsid w:val="00BE063B"/>
    <w:rsid w:val="00BE069D"/>
    <w:rsid w:val="00BE0C93"/>
    <w:rsid w:val="00BE0DD1"/>
    <w:rsid w:val="00BE12FC"/>
    <w:rsid w:val="00BE1CBB"/>
    <w:rsid w:val="00BE1DCA"/>
    <w:rsid w:val="00BE1ECA"/>
    <w:rsid w:val="00BE22BA"/>
    <w:rsid w:val="00BE26DB"/>
    <w:rsid w:val="00BE3223"/>
    <w:rsid w:val="00BE36A3"/>
    <w:rsid w:val="00BE3CF8"/>
    <w:rsid w:val="00BE3EAF"/>
    <w:rsid w:val="00BE424C"/>
    <w:rsid w:val="00BE4821"/>
    <w:rsid w:val="00BE4F72"/>
    <w:rsid w:val="00BE50A2"/>
    <w:rsid w:val="00BE5284"/>
    <w:rsid w:val="00BE5560"/>
    <w:rsid w:val="00BE5623"/>
    <w:rsid w:val="00BE56A4"/>
    <w:rsid w:val="00BE5B04"/>
    <w:rsid w:val="00BE5B61"/>
    <w:rsid w:val="00BE5C7A"/>
    <w:rsid w:val="00BE60B7"/>
    <w:rsid w:val="00BE6199"/>
    <w:rsid w:val="00BE681C"/>
    <w:rsid w:val="00BE6AD4"/>
    <w:rsid w:val="00BE6B2F"/>
    <w:rsid w:val="00BE7EF5"/>
    <w:rsid w:val="00BF01B0"/>
    <w:rsid w:val="00BF0A6A"/>
    <w:rsid w:val="00BF13C2"/>
    <w:rsid w:val="00BF15B1"/>
    <w:rsid w:val="00BF1726"/>
    <w:rsid w:val="00BF1803"/>
    <w:rsid w:val="00BF218B"/>
    <w:rsid w:val="00BF24F6"/>
    <w:rsid w:val="00BF25E9"/>
    <w:rsid w:val="00BF2D20"/>
    <w:rsid w:val="00BF2E7D"/>
    <w:rsid w:val="00BF2F6D"/>
    <w:rsid w:val="00BF312E"/>
    <w:rsid w:val="00BF3191"/>
    <w:rsid w:val="00BF3288"/>
    <w:rsid w:val="00BF3811"/>
    <w:rsid w:val="00BF4C6D"/>
    <w:rsid w:val="00BF589B"/>
    <w:rsid w:val="00BF5DFB"/>
    <w:rsid w:val="00BF61DC"/>
    <w:rsid w:val="00BF6596"/>
    <w:rsid w:val="00BF6668"/>
    <w:rsid w:val="00BF6DEF"/>
    <w:rsid w:val="00BF6E7F"/>
    <w:rsid w:val="00BF7EA1"/>
    <w:rsid w:val="00C004A6"/>
    <w:rsid w:val="00C00D0E"/>
    <w:rsid w:val="00C01535"/>
    <w:rsid w:val="00C0170E"/>
    <w:rsid w:val="00C017F4"/>
    <w:rsid w:val="00C01E0E"/>
    <w:rsid w:val="00C025A1"/>
    <w:rsid w:val="00C03123"/>
    <w:rsid w:val="00C03878"/>
    <w:rsid w:val="00C04254"/>
    <w:rsid w:val="00C045AD"/>
    <w:rsid w:val="00C04714"/>
    <w:rsid w:val="00C04CE9"/>
    <w:rsid w:val="00C04DD3"/>
    <w:rsid w:val="00C05253"/>
    <w:rsid w:val="00C0579F"/>
    <w:rsid w:val="00C05BA1"/>
    <w:rsid w:val="00C05C92"/>
    <w:rsid w:val="00C05DC1"/>
    <w:rsid w:val="00C061D4"/>
    <w:rsid w:val="00C06FCD"/>
    <w:rsid w:val="00C07148"/>
    <w:rsid w:val="00C071BB"/>
    <w:rsid w:val="00C0794C"/>
    <w:rsid w:val="00C07D55"/>
    <w:rsid w:val="00C10916"/>
    <w:rsid w:val="00C112A0"/>
    <w:rsid w:val="00C1188C"/>
    <w:rsid w:val="00C11C0B"/>
    <w:rsid w:val="00C11D0E"/>
    <w:rsid w:val="00C12420"/>
    <w:rsid w:val="00C12C11"/>
    <w:rsid w:val="00C12E92"/>
    <w:rsid w:val="00C13B0E"/>
    <w:rsid w:val="00C13C54"/>
    <w:rsid w:val="00C13E69"/>
    <w:rsid w:val="00C14078"/>
    <w:rsid w:val="00C14D0C"/>
    <w:rsid w:val="00C162E2"/>
    <w:rsid w:val="00C17695"/>
    <w:rsid w:val="00C178D6"/>
    <w:rsid w:val="00C17EDD"/>
    <w:rsid w:val="00C205E3"/>
    <w:rsid w:val="00C20B9C"/>
    <w:rsid w:val="00C21170"/>
    <w:rsid w:val="00C21B43"/>
    <w:rsid w:val="00C224D4"/>
    <w:rsid w:val="00C22578"/>
    <w:rsid w:val="00C23254"/>
    <w:rsid w:val="00C2355B"/>
    <w:rsid w:val="00C23BD0"/>
    <w:rsid w:val="00C24147"/>
    <w:rsid w:val="00C242FB"/>
    <w:rsid w:val="00C24785"/>
    <w:rsid w:val="00C24856"/>
    <w:rsid w:val="00C26174"/>
    <w:rsid w:val="00C2681B"/>
    <w:rsid w:val="00C270E2"/>
    <w:rsid w:val="00C27194"/>
    <w:rsid w:val="00C275DC"/>
    <w:rsid w:val="00C276C6"/>
    <w:rsid w:val="00C27B33"/>
    <w:rsid w:val="00C304B4"/>
    <w:rsid w:val="00C307F4"/>
    <w:rsid w:val="00C30E41"/>
    <w:rsid w:val="00C316EE"/>
    <w:rsid w:val="00C31D25"/>
    <w:rsid w:val="00C32005"/>
    <w:rsid w:val="00C32072"/>
    <w:rsid w:val="00C32165"/>
    <w:rsid w:val="00C32A1A"/>
    <w:rsid w:val="00C32AB7"/>
    <w:rsid w:val="00C32C35"/>
    <w:rsid w:val="00C32F83"/>
    <w:rsid w:val="00C3324A"/>
    <w:rsid w:val="00C33774"/>
    <w:rsid w:val="00C341D1"/>
    <w:rsid w:val="00C346C7"/>
    <w:rsid w:val="00C34E12"/>
    <w:rsid w:val="00C34F3A"/>
    <w:rsid w:val="00C358B2"/>
    <w:rsid w:val="00C35A54"/>
    <w:rsid w:val="00C35AF5"/>
    <w:rsid w:val="00C3633C"/>
    <w:rsid w:val="00C36D0A"/>
    <w:rsid w:val="00C37008"/>
    <w:rsid w:val="00C37629"/>
    <w:rsid w:val="00C4027D"/>
    <w:rsid w:val="00C406C0"/>
    <w:rsid w:val="00C40775"/>
    <w:rsid w:val="00C41B2A"/>
    <w:rsid w:val="00C42A0C"/>
    <w:rsid w:val="00C42A4C"/>
    <w:rsid w:val="00C431B8"/>
    <w:rsid w:val="00C4450D"/>
    <w:rsid w:val="00C449CB"/>
    <w:rsid w:val="00C44D5F"/>
    <w:rsid w:val="00C459D2"/>
    <w:rsid w:val="00C45D00"/>
    <w:rsid w:val="00C46B8F"/>
    <w:rsid w:val="00C46EEF"/>
    <w:rsid w:val="00C47815"/>
    <w:rsid w:val="00C5074D"/>
    <w:rsid w:val="00C5088E"/>
    <w:rsid w:val="00C50BAB"/>
    <w:rsid w:val="00C517D0"/>
    <w:rsid w:val="00C51B32"/>
    <w:rsid w:val="00C51E85"/>
    <w:rsid w:val="00C538EC"/>
    <w:rsid w:val="00C53C1E"/>
    <w:rsid w:val="00C55312"/>
    <w:rsid w:val="00C55611"/>
    <w:rsid w:val="00C55986"/>
    <w:rsid w:val="00C56611"/>
    <w:rsid w:val="00C56E6E"/>
    <w:rsid w:val="00C57618"/>
    <w:rsid w:val="00C60176"/>
    <w:rsid w:val="00C61447"/>
    <w:rsid w:val="00C617CC"/>
    <w:rsid w:val="00C61BAD"/>
    <w:rsid w:val="00C623A9"/>
    <w:rsid w:val="00C62D92"/>
    <w:rsid w:val="00C62ECC"/>
    <w:rsid w:val="00C630E4"/>
    <w:rsid w:val="00C633B7"/>
    <w:rsid w:val="00C63449"/>
    <w:rsid w:val="00C63525"/>
    <w:rsid w:val="00C64222"/>
    <w:rsid w:val="00C6545D"/>
    <w:rsid w:val="00C654AB"/>
    <w:rsid w:val="00C66410"/>
    <w:rsid w:val="00C66DEB"/>
    <w:rsid w:val="00C67589"/>
    <w:rsid w:val="00C70143"/>
    <w:rsid w:val="00C7020C"/>
    <w:rsid w:val="00C7044F"/>
    <w:rsid w:val="00C70B67"/>
    <w:rsid w:val="00C712AC"/>
    <w:rsid w:val="00C713AF"/>
    <w:rsid w:val="00C726E4"/>
    <w:rsid w:val="00C7325A"/>
    <w:rsid w:val="00C7325D"/>
    <w:rsid w:val="00C733B3"/>
    <w:rsid w:val="00C733BA"/>
    <w:rsid w:val="00C738C1"/>
    <w:rsid w:val="00C73AF2"/>
    <w:rsid w:val="00C73CB5"/>
    <w:rsid w:val="00C7400F"/>
    <w:rsid w:val="00C75C1D"/>
    <w:rsid w:val="00C75CEA"/>
    <w:rsid w:val="00C761CB"/>
    <w:rsid w:val="00C76768"/>
    <w:rsid w:val="00C768D8"/>
    <w:rsid w:val="00C76D5C"/>
    <w:rsid w:val="00C76D71"/>
    <w:rsid w:val="00C77361"/>
    <w:rsid w:val="00C77489"/>
    <w:rsid w:val="00C77653"/>
    <w:rsid w:val="00C77D23"/>
    <w:rsid w:val="00C77DB0"/>
    <w:rsid w:val="00C77F77"/>
    <w:rsid w:val="00C80093"/>
    <w:rsid w:val="00C802A7"/>
    <w:rsid w:val="00C80568"/>
    <w:rsid w:val="00C80812"/>
    <w:rsid w:val="00C81A9E"/>
    <w:rsid w:val="00C82C58"/>
    <w:rsid w:val="00C835D2"/>
    <w:rsid w:val="00C837FD"/>
    <w:rsid w:val="00C84133"/>
    <w:rsid w:val="00C84279"/>
    <w:rsid w:val="00C84761"/>
    <w:rsid w:val="00C84B36"/>
    <w:rsid w:val="00C84E97"/>
    <w:rsid w:val="00C8517F"/>
    <w:rsid w:val="00C8547C"/>
    <w:rsid w:val="00C8548D"/>
    <w:rsid w:val="00C856FC"/>
    <w:rsid w:val="00C859A8"/>
    <w:rsid w:val="00C85B3B"/>
    <w:rsid w:val="00C85D39"/>
    <w:rsid w:val="00C86713"/>
    <w:rsid w:val="00C86C48"/>
    <w:rsid w:val="00C86E89"/>
    <w:rsid w:val="00C871A8"/>
    <w:rsid w:val="00C8775E"/>
    <w:rsid w:val="00C877C3"/>
    <w:rsid w:val="00C87872"/>
    <w:rsid w:val="00C87E18"/>
    <w:rsid w:val="00C87EAC"/>
    <w:rsid w:val="00C882E7"/>
    <w:rsid w:val="00C9025F"/>
    <w:rsid w:val="00C90272"/>
    <w:rsid w:val="00C904D8"/>
    <w:rsid w:val="00C91244"/>
    <w:rsid w:val="00C91B14"/>
    <w:rsid w:val="00C9255F"/>
    <w:rsid w:val="00C932AF"/>
    <w:rsid w:val="00C937FD"/>
    <w:rsid w:val="00C93EEE"/>
    <w:rsid w:val="00C94370"/>
    <w:rsid w:val="00C94432"/>
    <w:rsid w:val="00C95286"/>
    <w:rsid w:val="00C95D89"/>
    <w:rsid w:val="00C96867"/>
    <w:rsid w:val="00C96BCC"/>
    <w:rsid w:val="00C96E8A"/>
    <w:rsid w:val="00C979E8"/>
    <w:rsid w:val="00C97C29"/>
    <w:rsid w:val="00C97D41"/>
    <w:rsid w:val="00CA050B"/>
    <w:rsid w:val="00CA0BD1"/>
    <w:rsid w:val="00CA1414"/>
    <w:rsid w:val="00CA241E"/>
    <w:rsid w:val="00CA27E4"/>
    <w:rsid w:val="00CA3F80"/>
    <w:rsid w:val="00CA433B"/>
    <w:rsid w:val="00CA462E"/>
    <w:rsid w:val="00CA4D4B"/>
    <w:rsid w:val="00CA5FFA"/>
    <w:rsid w:val="00CA6040"/>
    <w:rsid w:val="00CA71D9"/>
    <w:rsid w:val="00CA7843"/>
    <w:rsid w:val="00CB0664"/>
    <w:rsid w:val="00CB0A8A"/>
    <w:rsid w:val="00CB0D48"/>
    <w:rsid w:val="00CB0D6A"/>
    <w:rsid w:val="00CB0DCB"/>
    <w:rsid w:val="00CB2090"/>
    <w:rsid w:val="00CB209F"/>
    <w:rsid w:val="00CB2D08"/>
    <w:rsid w:val="00CB2D73"/>
    <w:rsid w:val="00CB2DAE"/>
    <w:rsid w:val="00CB310C"/>
    <w:rsid w:val="00CB33BC"/>
    <w:rsid w:val="00CB3C30"/>
    <w:rsid w:val="00CB445A"/>
    <w:rsid w:val="00CB4626"/>
    <w:rsid w:val="00CB5398"/>
    <w:rsid w:val="00CB58C4"/>
    <w:rsid w:val="00CB5C38"/>
    <w:rsid w:val="00CB5E3C"/>
    <w:rsid w:val="00CB6BC4"/>
    <w:rsid w:val="00CC022A"/>
    <w:rsid w:val="00CC0344"/>
    <w:rsid w:val="00CC072E"/>
    <w:rsid w:val="00CC0D28"/>
    <w:rsid w:val="00CC1257"/>
    <w:rsid w:val="00CC1501"/>
    <w:rsid w:val="00CC2262"/>
    <w:rsid w:val="00CC2635"/>
    <w:rsid w:val="00CC2DA2"/>
    <w:rsid w:val="00CC34BB"/>
    <w:rsid w:val="00CC3E5F"/>
    <w:rsid w:val="00CC46F7"/>
    <w:rsid w:val="00CC4D91"/>
    <w:rsid w:val="00CC4F8E"/>
    <w:rsid w:val="00CC54BB"/>
    <w:rsid w:val="00CC639E"/>
    <w:rsid w:val="00CC6A0A"/>
    <w:rsid w:val="00CC6C9C"/>
    <w:rsid w:val="00CC6D0B"/>
    <w:rsid w:val="00CC7317"/>
    <w:rsid w:val="00CC7AE4"/>
    <w:rsid w:val="00CC7C27"/>
    <w:rsid w:val="00CD0113"/>
    <w:rsid w:val="00CD0671"/>
    <w:rsid w:val="00CD0819"/>
    <w:rsid w:val="00CD14AE"/>
    <w:rsid w:val="00CD2060"/>
    <w:rsid w:val="00CD3B5C"/>
    <w:rsid w:val="00CD4297"/>
    <w:rsid w:val="00CD42DC"/>
    <w:rsid w:val="00CD4381"/>
    <w:rsid w:val="00CD4E0E"/>
    <w:rsid w:val="00CD4EC7"/>
    <w:rsid w:val="00CD53D0"/>
    <w:rsid w:val="00CD57F4"/>
    <w:rsid w:val="00CD5BA7"/>
    <w:rsid w:val="00CD5CF2"/>
    <w:rsid w:val="00CD6D10"/>
    <w:rsid w:val="00CD714B"/>
    <w:rsid w:val="00CD768A"/>
    <w:rsid w:val="00CD7CA2"/>
    <w:rsid w:val="00CD7E47"/>
    <w:rsid w:val="00CE052D"/>
    <w:rsid w:val="00CE0A24"/>
    <w:rsid w:val="00CE1871"/>
    <w:rsid w:val="00CE1B70"/>
    <w:rsid w:val="00CE288E"/>
    <w:rsid w:val="00CE2ACB"/>
    <w:rsid w:val="00CE34B4"/>
    <w:rsid w:val="00CE36E7"/>
    <w:rsid w:val="00CE379A"/>
    <w:rsid w:val="00CE3A09"/>
    <w:rsid w:val="00CE3A4C"/>
    <w:rsid w:val="00CE40DD"/>
    <w:rsid w:val="00CE4285"/>
    <w:rsid w:val="00CE43FC"/>
    <w:rsid w:val="00CE4E2F"/>
    <w:rsid w:val="00CE4EC0"/>
    <w:rsid w:val="00CE5399"/>
    <w:rsid w:val="00CE5CBF"/>
    <w:rsid w:val="00CE5E8B"/>
    <w:rsid w:val="00CE5F68"/>
    <w:rsid w:val="00CE64AD"/>
    <w:rsid w:val="00CE6BA8"/>
    <w:rsid w:val="00CE6CF5"/>
    <w:rsid w:val="00CE75F3"/>
    <w:rsid w:val="00CE7C2F"/>
    <w:rsid w:val="00CE7CE3"/>
    <w:rsid w:val="00CF0110"/>
    <w:rsid w:val="00CF0556"/>
    <w:rsid w:val="00CF0E38"/>
    <w:rsid w:val="00CF134A"/>
    <w:rsid w:val="00CF1C87"/>
    <w:rsid w:val="00CF1C9F"/>
    <w:rsid w:val="00CF1D6F"/>
    <w:rsid w:val="00CF257E"/>
    <w:rsid w:val="00CF276C"/>
    <w:rsid w:val="00CF295A"/>
    <w:rsid w:val="00CF3876"/>
    <w:rsid w:val="00CF4099"/>
    <w:rsid w:val="00CF41AD"/>
    <w:rsid w:val="00CF49BA"/>
    <w:rsid w:val="00CF616F"/>
    <w:rsid w:val="00CF6F0B"/>
    <w:rsid w:val="00CF7017"/>
    <w:rsid w:val="00CF728F"/>
    <w:rsid w:val="00CF759A"/>
    <w:rsid w:val="00D0127E"/>
    <w:rsid w:val="00D012DA"/>
    <w:rsid w:val="00D01362"/>
    <w:rsid w:val="00D01B67"/>
    <w:rsid w:val="00D024FF"/>
    <w:rsid w:val="00D02555"/>
    <w:rsid w:val="00D026C4"/>
    <w:rsid w:val="00D02D8E"/>
    <w:rsid w:val="00D03161"/>
    <w:rsid w:val="00D03299"/>
    <w:rsid w:val="00D0356C"/>
    <w:rsid w:val="00D035A0"/>
    <w:rsid w:val="00D03692"/>
    <w:rsid w:val="00D03F78"/>
    <w:rsid w:val="00D043C1"/>
    <w:rsid w:val="00D04C54"/>
    <w:rsid w:val="00D04D0E"/>
    <w:rsid w:val="00D050F4"/>
    <w:rsid w:val="00D0528A"/>
    <w:rsid w:val="00D053E8"/>
    <w:rsid w:val="00D05604"/>
    <w:rsid w:val="00D05982"/>
    <w:rsid w:val="00D05C5C"/>
    <w:rsid w:val="00D06218"/>
    <w:rsid w:val="00D068EC"/>
    <w:rsid w:val="00D06B4B"/>
    <w:rsid w:val="00D06C38"/>
    <w:rsid w:val="00D07007"/>
    <w:rsid w:val="00D074BA"/>
    <w:rsid w:val="00D07A01"/>
    <w:rsid w:val="00D1039B"/>
    <w:rsid w:val="00D109F3"/>
    <w:rsid w:val="00D115CD"/>
    <w:rsid w:val="00D11A56"/>
    <w:rsid w:val="00D11DB7"/>
    <w:rsid w:val="00D126A2"/>
    <w:rsid w:val="00D13098"/>
    <w:rsid w:val="00D13655"/>
    <w:rsid w:val="00D13684"/>
    <w:rsid w:val="00D1383C"/>
    <w:rsid w:val="00D14C2D"/>
    <w:rsid w:val="00D1505D"/>
    <w:rsid w:val="00D154AE"/>
    <w:rsid w:val="00D15700"/>
    <w:rsid w:val="00D157C7"/>
    <w:rsid w:val="00D1601A"/>
    <w:rsid w:val="00D16284"/>
    <w:rsid w:val="00D163CA"/>
    <w:rsid w:val="00D166F8"/>
    <w:rsid w:val="00D16FD8"/>
    <w:rsid w:val="00D17408"/>
    <w:rsid w:val="00D1745A"/>
    <w:rsid w:val="00D17594"/>
    <w:rsid w:val="00D17A48"/>
    <w:rsid w:val="00D20063"/>
    <w:rsid w:val="00D20737"/>
    <w:rsid w:val="00D20CD5"/>
    <w:rsid w:val="00D221F1"/>
    <w:rsid w:val="00D224F3"/>
    <w:rsid w:val="00D22630"/>
    <w:rsid w:val="00D226F3"/>
    <w:rsid w:val="00D22CEE"/>
    <w:rsid w:val="00D23357"/>
    <w:rsid w:val="00D23C98"/>
    <w:rsid w:val="00D23F04"/>
    <w:rsid w:val="00D258A3"/>
    <w:rsid w:val="00D262CD"/>
    <w:rsid w:val="00D26751"/>
    <w:rsid w:val="00D26B72"/>
    <w:rsid w:val="00D26CD0"/>
    <w:rsid w:val="00D26F88"/>
    <w:rsid w:val="00D27506"/>
    <w:rsid w:val="00D27575"/>
    <w:rsid w:val="00D27841"/>
    <w:rsid w:val="00D27908"/>
    <w:rsid w:val="00D27DB7"/>
    <w:rsid w:val="00D319AD"/>
    <w:rsid w:val="00D31B3D"/>
    <w:rsid w:val="00D3208B"/>
    <w:rsid w:val="00D32473"/>
    <w:rsid w:val="00D325D8"/>
    <w:rsid w:val="00D32B21"/>
    <w:rsid w:val="00D32E45"/>
    <w:rsid w:val="00D32FB2"/>
    <w:rsid w:val="00D33299"/>
    <w:rsid w:val="00D33A92"/>
    <w:rsid w:val="00D34F1F"/>
    <w:rsid w:val="00D34FBB"/>
    <w:rsid w:val="00D35274"/>
    <w:rsid w:val="00D35583"/>
    <w:rsid w:val="00D3559F"/>
    <w:rsid w:val="00D357F7"/>
    <w:rsid w:val="00D3582D"/>
    <w:rsid w:val="00D35E1C"/>
    <w:rsid w:val="00D3692B"/>
    <w:rsid w:val="00D36DC1"/>
    <w:rsid w:val="00D36F16"/>
    <w:rsid w:val="00D3757D"/>
    <w:rsid w:val="00D37E1F"/>
    <w:rsid w:val="00D40902"/>
    <w:rsid w:val="00D40BCD"/>
    <w:rsid w:val="00D41292"/>
    <w:rsid w:val="00D4238E"/>
    <w:rsid w:val="00D4291A"/>
    <w:rsid w:val="00D42974"/>
    <w:rsid w:val="00D43178"/>
    <w:rsid w:val="00D4327B"/>
    <w:rsid w:val="00D43350"/>
    <w:rsid w:val="00D43375"/>
    <w:rsid w:val="00D43765"/>
    <w:rsid w:val="00D43A9B"/>
    <w:rsid w:val="00D43DC7"/>
    <w:rsid w:val="00D43F11"/>
    <w:rsid w:val="00D43F20"/>
    <w:rsid w:val="00D444B2"/>
    <w:rsid w:val="00D4490B"/>
    <w:rsid w:val="00D45C3E"/>
    <w:rsid w:val="00D47772"/>
    <w:rsid w:val="00D47A42"/>
    <w:rsid w:val="00D47B40"/>
    <w:rsid w:val="00D50357"/>
    <w:rsid w:val="00D50666"/>
    <w:rsid w:val="00D519BB"/>
    <w:rsid w:val="00D51AD5"/>
    <w:rsid w:val="00D51B2C"/>
    <w:rsid w:val="00D525DD"/>
    <w:rsid w:val="00D535F6"/>
    <w:rsid w:val="00D543B2"/>
    <w:rsid w:val="00D5478A"/>
    <w:rsid w:val="00D5506B"/>
    <w:rsid w:val="00D55149"/>
    <w:rsid w:val="00D55157"/>
    <w:rsid w:val="00D55938"/>
    <w:rsid w:val="00D55CB5"/>
    <w:rsid w:val="00D567DE"/>
    <w:rsid w:val="00D572D8"/>
    <w:rsid w:val="00D57766"/>
    <w:rsid w:val="00D57FF8"/>
    <w:rsid w:val="00D60168"/>
    <w:rsid w:val="00D60BDE"/>
    <w:rsid w:val="00D60DFB"/>
    <w:rsid w:val="00D61103"/>
    <w:rsid w:val="00D61F8B"/>
    <w:rsid w:val="00D626AF"/>
    <w:rsid w:val="00D6289E"/>
    <w:rsid w:val="00D62ABD"/>
    <w:rsid w:val="00D62DA8"/>
    <w:rsid w:val="00D63472"/>
    <w:rsid w:val="00D638AA"/>
    <w:rsid w:val="00D63998"/>
    <w:rsid w:val="00D63CD7"/>
    <w:rsid w:val="00D6427B"/>
    <w:rsid w:val="00D647FA"/>
    <w:rsid w:val="00D64907"/>
    <w:rsid w:val="00D64A41"/>
    <w:rsid w:val="00D64D26"/>
    <w:rsid w:val="00D657E2"/>
    <w:rsid w:val="00D65A12"/>
    <w:rsid w:val="00D65BAD"/>
    <w:rsid w:val="00D66220"/>
    <w:rsid w:val="00D674C3"/>
    <w:rsid w:val="00D67669"/>
    <w:rsid w:val="00D67C36"/>
    <w:rsid w:val="00D70106"/>
    <w:rsid w:val="00D7066E"/>
    <w:rsid w:val="00D71EE4"/>
    <w:rsid w:val="00D71F0D"/>
    <w:rsid w:val="00D72EC2"/>
    <w:rsid w:val="00D72F2A"/>
    <w:rsid w:val="00D731C5"/>
    <w:rsid w:val="00D73458"/>
    <w:rsid w:val="00D735A8"/>
    <w:rsid w:val="00D739C8"/>
    <w:rsid w:val="00D73EB4"/>
    <w:rsid w:val="00D73F76"/>
    <w:rsid w:val="00D73F7D"/>
    <w:rsid w:val="00D74112"/>
    <w:rsid w:val="00D742FA"/>
    <w:rsid w:val="00D74346"/>
    <w:rsid w:val="00D746D2"/>
    <w:rsid w:val="00D749E4"/>
    <w:rsid w:val="00D75FFD"/>
    <w:rsid w:val="00D766DD"/>
    <w:rsid w:val="00D7690E"/>
    <w:rsid w:val="00D7704D"/>
    <w:rsid w:val="00D777DD"/>
    <w:rsid w:val="00D779D8"/>
    <w:rsid w:val="00D77DA0"/>
    <w:rsid w:val="00D80173"/>
    <w:rsid w:val="00D80810"/>
    <w:rsid w:val="00D80CCC"/>
    <w:rsid w:val="00D80CF8"/>
    <w:rsid w:val="00D816DB"/>
    <w:rsid w:val="00D817F1"/>
    <w:rsid w:val="00D81EAF"/>
    <w:rsid w:val="00D82060"/>
    <w:rsid w:val="00D824C2"/>
    <w:rsid w:val="00D826EA"/>
    <w:rsid w:val="00D827BA"/>
    <w:rsid w:val="00D82A5B"/>
    <w:rsid w:val="00D82FF5"/>
    <w:rsid w:val="00D8354A"/>
    <w:rsid w:val="00D84129"/>
    <w:rsid w:val="00D84381"/>
    <w:rsid w:val="00D84CCB"/>
    <w:rsid w:val="00D84D6C"/>
    <w:rsid w:val="00D854BE"/>
    <w:rsid w:val="00D864D2"/>
    <w:rsid w:val="00D866E0"/>
    <w:rsid w:val="00D86FDD"/>
    <w:rsid w:val="00D8713E"/>
    <w:rsid w:val="00D8758A"/>
    <w:rsid w:val="00D8759F"/>
    <w:rsid w:val="00D876BE"/>
    <w:rsid w:val="00D900E9"/>
    <w:rsid w:val="00D9040C"/>
    <w:rsid w:val="00D90FCA"/>
    <w:rsid w:val="00D915C4"/>
    <w:rsid w:val="00D91F3D"/>
    <w:rsid w:val="00D92B90"/>
    <w:rsid w:val="00D92FA9"/>
    <w:rsid w:val="00D935D7"/>
    <w:rsid w:val="00D93C30"/>
    <w:rsid w:val="00D9404F"/>
    <w:rsid w:val="00D94239"/>
    <w:rsid w:val="00D944E6"/>
    <w:rsid w:val="00D9492C"/>
    <w:rsid w:val="00D95130"/>
    <w:rsid w:val="00D9526E"/>
    <w:rsid w:val="00D956D8"/>
    <w:rsid w:val="00D95E86"/>
    <w:rsid w:val="00D96543"/>
    <w:rsid w:val="00D9689B"/>
    <w:rsid w:val="00D96D5C"/>
    <w:rsid w:val="00D96E30"/>
    <w:rsid w:val="00D97141"/>
    <w:rsid w:val="00D97393"/>
    <w:rsid w:val="00D973F6"/>
    <w:rsid w:val="00D9778F"/>
    <w:rsid w:val="00D97ED7"/>
    <w:rsid w:val="00DA008C"/>
    <w:rsid w:val="00DA133D"/>
    <w:rsid w:val="00DA2536"/>
    <w:rsid w:val="00DA29FE"/>
    <w:rsid w:val="00DA31B3"/>
    <w:rsid w:val="00DA34A8"/>
    <w:rsid w:val="00DA3B5E"/>
    <w:rsid w:val="00DA4198"/>
    <w:rsid w:val="00DA448A"/>
    <w:rsid w:val="00DA4983"/>
    <w:rsid w:val="00DA4BB4"/>
    <w:rsid w:val="00DA4E61"/>
    <w:rsid w:val="00DA4FFF"/>
    <w:rsid w:val="00DA542F"/>
    <w:rsid w:val="00DA560A"/>
    <w:rsid w:val="00DA5F7E"/>
    <w:rsid w:val="00DA65D8"/>
    <w:rsid w:val="00DA65EC"/>
    <w:rsid w:val="00DA7FDB"/>
    <w:rsid w:val="00DB0016"/>
    <w:rsid w:val="00DB015D"/>
    <w:rsid w:val="00DB09E6"/>
    <w:rsid w:val="00DB13F2"/>
    <w:rsid w:val="00DB1743"/>
    <w:rsid w:val="00DB20C0"/>
    <w:rsid w:val="00DB22EE"/>
    <w:rsid w:val="00DB23A4"/>
    <w:rsid w:val="00DB29E0"/>
    <w:rsid w:val="00DB2A58"/>
    <w:rsid w:val="00DB304C"/>
    <w:rsid w:val="00DB3293"/>
    <w:rsid w:val="00DB34C0"/>
    <w:rsid w:val="00DB34F8"/>
    <w:rsid w:val="00DB358F"/>
    <w:rsid w:val="00DB4290"/>
    <w:rsid w:val="00DB4BC0"/>
    <w:rsid w:val="00DB4E7E"/>
    <w:rsid w:val="00DB510D"/>
    <w:rsid w:val="00DB53E2"/>
    <w:rsid w:val="00DB55D1"/>
    <w:rsid w:val="00DB5D37"/>
    <w:rsid w:val="00DB5F3B"/>
    <w:rsid w:val="00DB6355"/>
    <w:rsid w:val="00DB6511"/>
    <w:rsid w:val="00DB666D"/>
    <w:rsid w:val="00DB66B7"/>
    <w:rsid w:val="00DB685A"/>
    <w:rsid w:val="00DB6930"/>
    <w:rsid w:val="00DB6D04"/>
    <w:rsid w:val="00DB6DC6"/>
    <w:rsid w:val="00DB7662"/>
    <w:rsid w:val="00DB7952"/>
    <w:rsid w:val="00DB79A7"/>
    <w:rsid w:val="00DB7A3F"/>
    <w:rsid w:val="00DB7C2F"/>
    <w:rsid w:val="00DC0DA7"/>
    <w:rsid w:val="00DC16B8"/>
    <w:rsid w:val="00DC1A7D"/>
    <w:rsid w:val="00DC1CE6"/>
    <w:rsid w:val="00DC308A"/>
    <w:rsid w:val="00DC3225"/>
    <w:rsid w:val="00DC3E48"/>
    <w:rsid w:val="00DC4154"/>
    <w:rsid w:val="00DC4D43"/>
    <w:rsid w:val="00DC5CFA"/>
    <w:rsid w:val="00DC5E25"/>
    <w:rsid w:val="00DC6425"/>
    <w:rsid w:val="00DC6688"/>
    <w:rsid w:val="00DC6A79"/>
    <w:rsid w:val="00DC75FF"/>
    <w:rsid w:val="00DC77C4"/>
    <w:rsid w:val="00DC79F5"/>
    <w:rsid w:val="00DC7B4F"/>
    <w:rsid w:val="00DC7F95"/>
    <w:rsid w:val="00DD0168"/>
    <w:rsid w:val="00DD023C"/>
    <w:rsid w:val="00DD02B9"/>
    <w:rsid w:val="00DD041A"/>
    <w:rsid w:val="00DD0D02"/>
    <w:rsid w:val="00DD13F3"/>
    <w:rsid w:val="00DD1978"/>
    <w:rsid w:val="00DD1C47"/>
    <w:rsid w:val="00DD22D5"/>
    <w:rsid w:val="00DD2640"/>
    <w:rsid w:val="00DD2890"/>
    <w:rsid w:val="00DD2AC3"/>
    <w:rsid w:val="00DD2E6C"/>
    <w:rsid w:val="00DD33CF"/>
    <w:rsid w:val="00DD46E8"/>
    <w:rsid w:val="00DD490F"/>
    <w:rsid w:val="00DD5205"/>
    <w:rsid w:val="00DD58FD"/>
    <w:rsid w:val="00DD5952"/>
    <w:rsid w:val="00DD5A1E"/>
    <w:rsid w:val="00DD5A21"/>
    <w:rsid w:val="00DD5E08"/>
    <w:rsid w:val="00DD5F7E"/>
    <w:rsid w:val="00DD6246"/>
    <w:rsid w:val="00DD63EE"/>
    <w:rsid w:val="00DD69B2"/>
    <w:rsid w:val="00DD712C"/>
    <w:rsid w:val="00DE00C8"/>
    <w:rsid w:val="00DE0912"/>
    <w:rsid w:val="00DE1162"/>
    <w:rsid w:val="00DE11AA"/>
    <w:rsid w:val="00DE153F"/>
    <w:rsid w:val="00DE15C0"/>
    <w:rsid w:val="00DE16A8"/>
    <w:rsid w:val="00DE1FB1"/>
    <w:rsid w:val="00DE219B"/>
    <w:rsid w:val="00DE279B"/>
    <w:rsid w:val="00DE28B2"/>
    <w:rsid w:val="00DE3341"/>
    <w:rsid w:val="00DE38FE"/>
    <w:rsid w:val="00DE3A83"/>
    <w:rsid w:val="00DE3D65"/>
    <w:rsid w:val="00DE3EEE"/>
    <w:rsid w:val="00DE4429"/>
    <w:rsid w:val="00DE4FB2"/>
    <w:rsid w:val="00DE5084"/>
    <w:rsid w:val="00DE5155"/>
    <w:rsid w:val="00DE517D"/>
    <w:rsid w:val="00DE63DD"/>
    <w:rsid w:val="00DE69FD"/>
    <w:rsid w:val="00DE6F59"/>
    <w:rsid w:val="00DE7554"/>
    <w:rsid w:val="00DF0522"/>
    <w:rsid w:val="00DF167F"/>
    <w:rsid w:val="00DF1B30"/>
    <w:rsid w:val="00DF2061"/>
    <w:rsid w:val="00DF2486"/>
    <w:rsid w:val="00DF33BB"/>
    <w:rsid w:val="00DF3881"/>
    <w:rsid w:val="00DF4C53"/>
    <w:rsid w:val="00DF52BF"/>
    <w:rsid w:val="00DF5688"/>
    <w:rsid w:val="00DF69D7"/>
    <w:rsid w:val="00DF7759"/>
    <w:rsid w:val="00DF7DD4"/>
    <w:rsid w:val="00DF7F3F"/>
    <w:rsid w:val="00E00181"/>
    <w:rsid w:val="00E0050D"/>
    <w:rsid w:val="00E006EE"/>
    <w:rsid w:val="00E009D1"/>
    <w:rsid w:val="00E00CFB"/>
    <w:rsid w:val="00E01613"/>
    <w:rsid w:val="00E019CC"/>
    <w:rsid w:val="00E01C1A"/>
    <w:rsid w:val="00E01CF3"/>
    <w:rsid w:val="00E01DE7"/>
    <w:rsid w:val="00E02586"/>
    <w:rsid w:val="00E02637"/>
    <w:rsid w:val="00E02B0A"/>
    <w:rsid w:val="00E02FA9"/>
    <w:rsid w:val="00E03584"/>
    <w:rsid w:val="00E039EC"/>
    <w:rsid w:val="00E03D89"/>
    <w:rsid w:val="00E04080"/>
    <w:rsid w:val="00E04734"/>
    <w:rsid w:val="00E04DE4"/>
    <w:rsid w:val="00E05065"/>
    <w:rsid w:val="00E06644"/>
    <w:rsid w:val="00E06B1E"/>
    <w:rsid w:val="00E06DBB"/>
    <w:rsid w:val="00E07124"/>
    <w:rsid w:val="00E07A87"/>
    <w:rsid w:val="00E07ECC"/>
    <w:rsid w:val="00E1001C"/>
    <w:rsid w:val="00E101C4"/>
    <w:rsid w:val="00E10BC7"/>
    <w:rsid w:val="00E11171"/>
    <w:rsid w:val="00E11526"/>
    <w:rsid w:val="00E117D4"/>
    <w:rsid w:val="00E11810"/>
    <w:rsid w:val="00E121E2"/>
    <w:rsid w:val="00E1277A"/>
    <w:rsid w:val="00E128B1"/>
    <w:rsid w:val="00E13116"/>
    <w:rsid w:val="00E131B4"/>
    <w:rsid w:val="00E13285"/>
    <w:rsid w:val="00E134E6"/>
    <w:rsid w:val="00E135DD"/>
    <w:rsid w:val="00E13A9D"/>
    <w:rsid w:val="00E14B67"/>
    <w:rsid w:val="00E152E0"/>
    <w:rsid w:val="00E1667F"/>
    <w:rsid w:val="00E16AAF"/>
    <w:rsid w:val="00E1732A"/>
    <w:rsid w:val="00E200DA"/>
    <w:rsid w:val="00E20D7C"/>
    <w:rsid w:val="00E215A2"/>
    <w:rsid w:val="00E21B31"/>
    <w:rsid w:val="00E22208"/>
    <w:rsid w:val="00E223C3"/>
    <w:rsid w:val="00E22974"/>
    <w:rsid w:val="00E22BFB"/>
    <w:rsid w:val="00E2374F"/>
    <w:rsid w:val="00E23783"/>
    <w:rsid w:val="00E23913"/>
    <w:rsid w:val="00E24D83"/>
    <w:rsid w:val="00E24D8E"/>
    <w:rsid w:val="00E24EAE"/>
    <w:rsid w:val="00E24F07"/>
    <w:rsid w:val="00E25AE6"/>
    <w:rsid w:val="00E25BA9"/>
    <w:rsid w:val="00E26647"/>
    <w:rsid w:val="00E26C76"/>
    <w:rsid w:val="00E273B8"/>
    <w:rsid w:val="00E27693"/>
    <w:rsid w:val="00E27CE7"/>
    <w:rsid w:val="00E30D09"/>
    <w:rsid w:val="00E3136D"/>
    <w:rsid w:val="00E318AC"/>
    <w:rsid w:val="00E31EF7"/>
    <w:rsid w:val="00E32308"/>
    <w:rsid w:val="00E32E68"/>
    <w:rsid w:val="00E3300C"/>
    <w:rsid w:val="00E332AD"/>
    <w:rsid w:val="00E334A9"/>
    <w:rsid w:val="00E33C9A"/>
    <w:rsid w:val="00E348E9"/>
    <w:rsid w:val="00E34A08"/>
    <w:rsid w:val="00E34DD2"/>
    <w:rsid w:val="00E352E6"/>
    <w:rsid w:val="00E35B6F"/>
    <w:rsid w:val="00E3622C"/>
    <w:rsid w:val="00E364B6"/>
    <w:rsid w:val="00E3655A"/>
    <w:rsid w:val="00E36912"/>
    <w:rsid w:val="00E36DC0"/>
    <w:rsid w:val="00E371F9"/>
    <w:rsid w:val="00E37ED4"/>
    <w:rsid w:val="00E37F8E"/>
    <w:rsid w:val="00E4024B"/>
    <w:rsid w:val="00E40445"/>
    <w:rsid w:val="00E406EA"/>
    <w:rsid w:val="00E40E22"/>
    <w:rsid w:val="00E414FF"/>
    <w:rsid w:val="00E416D0"/>
    <w:rsid w:val="00E4207B"/>
    <w:rsid w:val="00E42359"/>
    <w:rsid w:val="00E42824"/>
    <w:rsid w:val="00E42A20"/>
    <w:rsid w:val="00E4378C"/>
    <w:rsid w:val="00E43F0B"/>
    <w:rsid w:val="00E43FD7"/>
    <w:rsid w:val="00E44DEB"/>
    <w:rsid w:val="00E45162"/>
    <w:rsid w:val="00E458F0"/>
    <w:rsid w:val="00E45B7F"/>
    <w:rsid w:val="00E46227"/>
    <w:rsid w:val="00E46B46"/>
    <w:rsid w:val="00E46C72"/>
    <w:rsid w:val="00E4765B"/>
    <w:rsid w:val="00E47AC8"/>
    <w:rsid w:val="00E5034B"/>
    <w:rsid w:val="00E50911"/>
    <w:rsid w:val="00E50FCE"/>
    <w:rsid w:val="00E51152"/>
    <w:rsid w:val="00E5292B"/>
    <w:rsid w:val="00E52A29"/>
    <w:rsid w:val="00E52FB2"/>
    <w:rsid w:val="00E5341A"/>
    <w:rsid w:val="00E53848"/>
    <w:rsid w:val="00E53B0A"/>
    <w:rsid w:val="00E53C8B"/>
    <w:rsid w:val="00E53F0D"/>
    <w:rsid w:val="00E54048"/>
    <w:rsid w:val="00E54537"/>
    <w:rsid w:val="00E54F19"/>
    <w:rsid w:val="00E54F83"/>
    <w:rsid w:val="00E54FD9"/>
    <w:rsid w:val="00E5539E"/>
    <w:rsid w:val="00E553E9"/>
    <w:rsid w:val="00E5559A"/>
    <w:rsid w:val="00E560F8"/>
    <w:rsid w:val="00E56690"/>
    <w:rsid w:val="00E56F5D"/>
    <w:rsid w:val="00E571A8"/>
    <w:rsid w:val="00E57672"/>
    <w:rsid w:val="00E57C48"/>
    <w:rsid w:val="00E57C4B"/>
    <w:rsid w:val="00E601D0"/>
    <w:rsid w:val="00E603FA"/>
    <w:rsid w:val="00E62414"/>
    <w:rsid w:val="00E62693"/>
    <w:rsid w:val="00E62961"/>
    <w:rsid w:val="00E62F51"/>
    <w:rsid w:val="00E638C5"/>
    <w:rsid w:val="00E63EC3"/>
    <w:rsid w:val="00E63F63"/>
    <w:rsid w:val="00E64017"/>
    <w:rsid w:val="00E64ADA"/>
    <w:rsid w:val="00E652A8"/>
    <w:rsid w:val="00E658F3"/>
    <w:rsid w:val="00E65DC8"/>
    <w:rsid w:val="00E6631E"/>
    <w:rsid w:val="00E668E6"/>
    <w:rsid w:val="00E669F1"/>
    <w:rsid w:val="00E66AAF"/>
    <w:rsid w:val="00E66BFA"/>
    <w:rsid w:val="00E66F64"/>
    <w:rsid w:val="00E674F2"/>
    <w:rsid w:val="00E70963"/>
    <w:rsid w:val="00E70C8B"/>
    <w:rsid w:val="00E71517"/>
    <w:rsid w:val="00E718BF"/>
    <w:rsid w:val="00E71BFB"/>
    <w:rsid w:val="00E71CE6"/>
    <w:rsid w:val="00E7204C"/>
    <w:rsid w:val="00E72219"/>
    <w:rsid w:val="00E72461"/>
    <w:rsid w:val="00E727B5"/>
    <w:rsid w:val="00E72DC3"/>
    <w:rsid w:val="00E73461"/>
    <w:rsid w:val="00E73B68"/>
    <w:rsid w:val="00E73C0F"/>
    <w:rsid w:val="00E73E6A"/>
    <w:rsid w:val="00E74532"/>
    <w:rsid w:val="00E74A0C"/>
    <w:rsid w:val="00E7599C"/>
    <w:rsid w:val="00E76651"/>
    <w:rsid w:val="00E7675E"/>
    <w:rsid w:val="00E7722D"/>
    <w:rsid w:val="00E77685"/>
    <w:rsid w:val="00E77C8E"/>
    <w:rsid w:val="00E8007A"/>
    <w:rsid w:val="00E806B2"/>
    <w:rsid w:val="00E80C9D"/>
    <w:rsid w:val="00E81D10"/>
    <w:rsid w:val="00E82D12"/>
    <w:rsid w:val="00E832C8"/>
    <w:rsid w:val="00E83370"/>
    <w:rsid w:val="00E844F3"/>
    <w:rsid w:val="00E845B4"/>
    <w:rsid w:val="00E84A42"/>
    <w:rsid w:val="00E84FC8"/>
    <w:rsid w:val="00E853F2"/>
    <w:rsid w:val="00E8554E"/>
    <w:rsid w:val="00E85592"/>
    <w:rsid w:val="00E85728"/>
    <w:rsid w:val="00E85DA6"/>
    <w:rsid w:val="00E8676D"/>
    <w:rsid w:val="00E86935"/>
    <w:rsid w:val="00E871B5"/>
    <w:rsid w:val="00E878D7"/>
    <w:rsid w:val="00E87B58"/>
    <w:rsid w:val="00E90453"/>
    <w:rsid w:val="00E90C71"/>
    <w:rsid w:val="00E90D78"/>
    <w:rsid w:val="00E90DCE"/>
    <w:rsid w:val="00E91B40"/>
    <w:rsid w:val="00E9251B"/>
    <w:rsid w:val="00E9258E"/>
    <w:rsid w:val="00E92961"/>
    <w:rsid w:val="00E92F96"/>
    <w:rsid w:val="00E93149"/>
    <w:rsid w:val="00E93BB8"/>
    <w:rsid w:val="00E93BD5"/>
    <w:rsid w:val="00E93DE4"/>
    <w:rsid w:val="00E9429C"/>
    <w:rsid w:val="00E94578"/>
    <w:rsid w:val="00E94B3E"/>
    <w:rsid w:val="00E957A5"/>
    <w:rsid w:val="00E95976"/>
    <w:rsid w:val="00E95D53"/>
    <w:rsid w:val="00E95EA7"/>
    <w:rsid w:val="00E9621A"/>
    <w:rsid w:val="00E963A6"/>
    <w:rsid w:val="00E96576"/>
    <w:rsid w:val="00E966F3"/>
    <w:rsid w:val="00E96F7E"/>
    <w:rsid w:val="00E97513"/>
    <w:rsid w:val="00E97545"/>
    <w:rsid w:val="00E9763D"/>
    <w:rsid w:val="00E97E34"/>
    <w:rsid w:val="00EA04CD"/>
    <w:rsid w:val="00EA0968"/>
    <w:rsid w:val="00EA0B8F"/>
    <w:rsid w:val="00EA0B97"/>
    <w:rsid w:val="00EA1298"/>
    <w:rsid w:val="00EA1498"/>
    <w:rsid w:val="00EA2177"/>
    <w:rsid w:val="00EA30E3"/>
    <w:rsid w:val="00EA43B2"/>
    <w:rsid w:val="00EA43E3"/>
    <w:rsid w:val="00EA46B2"/>
    <w:rsid w:val="00EA4B02"/>
    <w:rsid w:val="00EA5AD7"/>
    <w:rsid w:val="00EA6701"/>
    <w:rsid w:val="00EA6C68"/>
    <w:rsid w:val="00EA7492"/>
    <w:rsid w:val="00EA7922"/>
    <w:rsid w:val="00EA7C32"/>
    <w:rsid w:val="00EA7FB0"/>
    <w:rsid w:val="00EB0595"/>
    <w:rsid w:val="00EB10DC"/>
    <w:rsid w:val="00EB141F"/>
    <w:rsid w:val="00EB16AB"/>
    <w:rsid w:val="00EB18E1"/>
    <w:rsid w:val="00EB1E76"/>
    <w:rsid w:val="00EB211F"/>
    <w:rsid w:val="00EB275D"/>
    <w:rsid w:val="00EB2AEE"/>
    <w:rsid w:val="00EB330D"/>
    <w:rsid w:val="00EB363C"/>
    <w:rsid w:val="00EB398A"/>
    <w:rsid w:val="00EB47AE"/>
    <w:rsid w:val="00EB4CE6"/>
    <w:rsid w:val="00EB52CB"/>
    <w:rsid w:val="00EB56E0"/>
    <w:rsid w:val="00EB5785"/>
    <w:rsid w:val="00EB5A69"/>
    <w:rsid w:val="00EB5ACE"/>
    <w:rsid w:val="00EB5C1B"/>
    <w:rsid w:val="00EB6111"/>
    <w:rsid w:val="00EB6474"/>
    <w:rsid w:val="00EB6912"/>
    <w:rsid w:val="00EB79C6"/>
    <w:rsid w:val="00EC0370"/>
    <w:rsid w:val="00EC050D"/>
    <w:rsid w:val="00EC0D52"/>
    <w:rsid w:val="00EC120B"/>
    <w:rsid w:val="00EC1649"/>
    <w:rsid w:val="00EC2FA6"/>
    <w:rsid w:val="00EC3054"/>
    <w:rsid w:val="00EC31F6"/>
    <w:rsid w:val="00EC3728"/>
    <w:rsid w:val="00EC3BB9"/>
    <w:rsid w:val="00EC3D4D"/>
    <w:rsid w:val="00EC415C"/>
    <w:rsid w:val="00EC4A98"/>
    <w:rsid w:val="00EC4C88"/>
    <w:rsid w:val="00EC5149"/>
    <w:rsid w:val="00EC5754"/>
    <w:rsid w:val="00EC5D24"/>
    <w:rsid w:val="00EC69D2"/>
    <w:rsid w:val="00EC710A"/>
    <w:rsid w:val="00EC7173"/>
    <w:rsid w:val="00EC73CD"/>
    <w:rsid w:val="00EC74A9"/>
    <w:rsid w:val="00EC7D82"/>
    <w:rsid w:val="00ED03A4"/>
    <w:rsid w:val="00ED03CA"/>
    <w:rsid w:val="00ED072F"/>
    <w:rsid w:val="00ED090A"/>
    <w:rsid w:val="00ED120C"/>
    <w:rsid w:val="00ED149A"/>
    <w:rsid w:val="00ED253C"/>
    <w:rsid w:val="00ED37BD"/>
    <w:rsid w:val="00ED3C6D"/>
    <w:rsid w:val="00ED3C91"/>
    <w:rsid w:val="00ED3CA3"/>
    <w:rsid w:val="00ED4157"/>
    <w:rsid w:val="00ED4A71"/>
    <w:rsid w:val="00ED4F9F"/>
    <w:rsid w:val="00ED50BB"/>
    <w:rsid w:val="00ED56EC"/>
    <w:rsid w:val="00ED5A93"/>
    <w:rsid w:val="00ED5C21"/>
    <w:rsid w:val="00ED5E52"/>
    <w:rsid w:val="00ED5EB2"/>
    <w:rsid w:val="00ED5F85"/>
    <w:rsid w:val="00ED644F"/>
    <w:rsid w:val="00ED6DE0"/>
    <w:rsid w:val="00ED6F0C"/>
    <w:rsid w:val="00ED77AC"/>
    <w:rsid w:val="00ED7F90"/>
    <w:rsid w:val="00EE004E"/>
    <w:rsid w:val="00EE0D09"/>
    <w:rsid w:val="00EE0F9E"/>
    <w:rsid w:val="00EE1325"/>
    <w:rsid w:val="00EE17BC"/>
    <w:rsid w:val="00EE1EC5"/>
    <w:rsid w:val="00EE30F8"/>
    <w:rsid w:val="00EE3C19"/>
    <w:rsid w:val="00EE460E"/>
    <w:rsid w:val="00EE4A08"/>
    <w:rsid w:val="00EE5385"/>
    <w:rsid w:val="00EE595E"/>
    <w:rsid w:val="00EE6C38"/>
    <w:rsid w:val="00EE705C"/>
    <w:rsid w:val="00EE7324"/>
    <w:rsid w:val="00EE7BF9"/>
    <w:rsid w:val="00EE7D7E"/>
    <w:rsid w:val="00EF03E5"/>
    <w:rsid w:val="00EF0A88"/>
    <w:rsid w:val="00EF110E"/>
    <w:rsid w:val="00EF11F5"/>
    <w:rsid w:val="00EF141E"/>
    <w:rsid w:val="00EF1A57"/>
    <w:rsid w:val="00EF229C"/>
    <w:rsid w:val="00EF291B"/>
    <w:rsid w:val="00EF2C51"/>
    <w:rsid w:val="00EF3252"/>
    <w:rsid w:val="00EF32C3"/>
    <w:rsid w:val="00EF3A9E"/>
    <w:rsid w:val="00EF43E1"/>
    <w:rsid w:val="00EF448A"/>
    <w:rsid w:val="00EF4566"/>
    <w:rsid w:val="00EF479E"/>
    <w:rsid w:val="00EF4D4D"/>
    <w:rsid w:val="00EF4D72"/>
    <w:rsid w:val="00EF4F65"/>
    <w:rsid w:val="00EF52AB"/>
    <w:rsid w:val="00EF64CB"/>
    <w:rsid w:val="00EF70B7"/>
    <w:rsid w:val="00EF755A"/>
    <w:rsid w:val="00F0097A"/>
    <w:rsid w:val="00F009BA"/>
    <w:rsid w:val="00F0191C"/>
    <w:rsid w:val="00F01991"/>
    <w:rsid w:val="00F01DFC"/>
    <w:rsid w:val="00F01E79"/>
    <w:rsid w:val="00F0252D"/>
    <w:rsid w:val="00F02638"/>
    <w:rsid w:val="00F0269C"/>
    <w:rsid w:val="00F02968"/>
    <w:rsid w:val="00F0318E"/>
    <w:rsid w:val="00F03227"/>
    <w:rsid w:val="00F0338A"/>
    <w:rsid w:val="00F03861"/>
    <w:rsid w:val="00F03A29"/>
    <w:rsid w:val="00F03C02"/>
    <w:rsid w:val="00F03DA8"/>
    <w:rsid w:val="00F0445F"/>
    <w:rsid w:val="00F04D7E"/>
    <w:rsid w:val="00F0518F"/>
    <w:rsid w:val="00F05277"/>
    <w:rsid w:val="00F0567B"/>
    <w:rsid w:val="00F06040"/>
    <w:rsid w:val="00F06376"/>
    <w:rsid w:val="00F06B30"/>
    <w:rsid w:val="00F06B43"/>
    <w:rsid w:val="00F07196"/>
    <w:rsid w:val="00F07688"/>
    <w:rsid w:val="00F105B8"/>
    <w:rsid w:val="00F1092A"/>
    <w:rsid w:val="00F11053"/>
    <w:rsid w:val="00F112B1"/>
    <w:rsid w:val="00F11377"/>
    <w:rsid w:val="00F114FF"/>
    <w:rsid w:val="00F12082"/>
    <w:rsid w:val="00F120A0"/>
    <w:rsid w:val="00F1233C"/>
    <w:rsid w:val="00F1282C"/>
    <w:rsid w:val="00F1300B"/>
    <w:rsid w:val="00F1374D"/>
    <w:rsid w:val="00F13C71"/>
    <w:rsid w:val="00F13E1A"/>
    <w:rsid w:val="00F142F4"/>
    <w:rsid w:val="00F146F0"/>
    <w:rsid w:val="00F14A61"/>
    <w:rsid w:val="00F1620C"/>
    <w:rsid w:val="00F16332"/>
    <w:rsid w:val="00F16DD6"/>
    <w:rsid w:val="00F16E1A"/>
    <w:rsid w:val="00F17138"/>
    <w:rsid w:val="00F17C4A"/>
    <w:rsid w:val="00F17DAF"/>
    <w:rsid w:val="00F17E80"/>
    <w:rsid w:val="00F20278"/>
    <w:rsid w:val="00F204A3"/>
    <w:rsid w:val="00F21372"/>
    <w:rsid w:val="00F215C5"/>
    <w:rsid w:val="00F21BFB"/>
    <w:rsid w:val="00F21D73"/>
    <w:rsid w:val="00F2235E"/>
    <w:rsid w:val="00F22F12"/>
    <w:rsid w:val="00F234B0"/>
    <w:rsid w:val="00F2398C"/>
    <w:rsid w:val="00F23E46"/>
    <w:rsid w:val="00F245E3"/>
    <w:rsid w:val="00F24CE5"/>
    <w:rsid w:val="00F2523F"/>
    <w:rsid w:val="00F2591E"/>
    <w:rsid w:val="00F25BB0"/>
    <w:rsid w:val="00F2697C"/>
    <w:rsid w:val="00F26FC0"/>
    <w:rsid w:val="00F26FE1"/>
    <w:rsid w:val="00F273B3"/>
    <w:rsid w:val="00F27916"/>
    <w:rsid w:val="00F27D61"/>
    <w:rsid w:val="00F27F95"/>
    <w:rsid w:val="00F27FD3"/>
    <w:rsid w:val="00F304FD"/>
    <w:rsid w:val="00F30A45"/>
    <w:rsid w:val="00F30F1D"/>
    <w:rsid w:val="00F317D0"/>
    <w:rsid w:val="00F317F7"/>
    <w:rsid w:val="00F321E0"/>
    <w:rsid w:val="00F323CA"/>
    <w:rsid w:val="00F326FA"/>
    <w:rsid w:val="00F3275C"/>
    <w:rsid w:val="00F33276"/>
    <w:rsid w:val="00F33A91"/>
    <w:rsid w:val="00F34667"/>
    <w:rsid w:val="00F34EA2"/>
    <w:rsid w:val="00F355CC"/>
    <w:rsid w:val="00F359E8"/>
    <w:rsid w:val="00F35F0B"/>
    <w:rsid w:val="00F363AB"/>
    <w:rsid w:val="00F367CA"/>
    <w:rsid w:val="00F36D23"/>
    <w:rsid w:val="00F36EB2"/>
    <w:rsid w:val="00F3754C"/>
    <w:rsid w:val="00F376C8"/>
    <w:rsid w:val="00F37EE2"/>
    <w:rsid w:val="00F40142"/>
    <w:rsid w:val="00F405AA"/>
    <w:rsid w:val="00F40818"/>
    <w:rsid w:val="00F419CC"/>
    <w:rsid w:val="00F42FCC"/>
    <w:rsid w:val="00F43061"/>
    <w:rsid w:val="00F438E6"/>
    <w:rsid w:val="00F43B08"/>
    <w:rsid w:val="00F43D05"/>
    <w:rsid w:val="00F44264"/>
    <w:rsid w:val="00F44D55"/>
    <w:rsid w:val="00F44F5F"/>
    <w:rsid w:val="00F45A04"/>
    <w:rsid w:val="00F4608F"/>
    <w:rsid w:val="00F466EC"/>
    <w:rsid w:val="00F472E4"/>
    <w:rsid w:val="00F47400"/>
    <w:rsid w:val="00F478BF"/>
    <w:rsid w:val="00F50477"/>
    <w:rsid w:val="00F50AE7"/>
    <w:rsid w:val="00F50D97"/>
    <w:rsid w:val="00F510EB"/>
    <w:rsid w:val="00F5156E"/>
    <w:rsid w:val="00F516C5"/>
    <w:rsid w:val="00F518A1"/>
    <w:rsid w:val="00F52443"/>
    <w:rsid w:val="00F52AB4"/>
    <w:rsid w:val="00F530F9"/>
    <w:rsid w:val="00F5325C"/>
    <w:rsid w:val="00F5374C"/>
    <w:rsid w:val="00F53F0A"/>
    <w:rsid w:val="00F54279"/>
    <w:rsid w:val="00F548E3"/>
    <w:rsid w:val="00F54B48"/>
    <w:rsid w:val="00F54C90"/>
    <w:rsid w:val="00F555B7"/>
    <w:rsid w:val="00F560C8"/>
    <w:rsid w:val="00F560DB"/>
    <w:rsid w:val="00F56142"/>
    <w:rsid w:val="00F561BD"/>
    <w:rsid w:val="00F561C2"/>
    <w:rsid w:val="00F563E3"/>
    <w:rsid w:val="00F5678E"/>
    <w:rsid w:val="00F56989"/>
    <w:rsid w:val="00F56B65"/>
    <w:rsid w:val="00F56E33"/>
    <w:rsid w:val="00F576B6"/>
    <w:rsid w:val="00F57C99"/>
    <w:rsid w:val="00F57ED7"/>
    <w:rsid w:val="00F60597"/>
    <w:rsid w:val="00F609E2"/>
    <w:rsid w:val="00F60BF6"/>
    <w:rsid w:val="00F60E18"/>
    <w:rsid w:val="00F6110B"/>
    <w:rsid w:val="00F622FF"/>
    <w:rsid w:val="00F63140"/>
    <w:rsid w:val="00F63AA8"/>
    <w:rsid w:val="00F63C50"/>
    <w:rsid w:val="00F6468B"/>
    <w:rsid w:val="00F6490D"/>
    <w:rsid w:val="00F64DAF"/>
    <w:rsid w:val="00F65459"/>
    <w:rsid w:val="00F655EA"/>
    <w:rsid w:val="00F657F2"/>
    <w:rsid w:val="00F65CD7"/>
    <w:rsid w:val="00F66040"/>
    <w:rsid w:val="00F66D48"/>
    <w:rsid w:val="00F6769F"/>
    <w:rsid w:val="00F6777B"/>
    <w:rsid w:val="00F678CC"/>
    <w:rsid w:val="00F67A34"/>
    <w:rsid w:val="00F67A71"/>
    <w:rsid w:val="00F67C07"/>
    <w:rsid w:val="00F70274"/>
    <w:rsid w:val="00F70A03"/>
    <w:rsid w:val="00F70D2E"/>
    <w:rsid w:val="00F7114B"/>
    <w:rsid w:val="00F71AF6"/>
    <w:rsid w:val="00F71BE8"/>
    <w:rsid w:val="00F71F2D"/>
    <w:rsid w:val="00F72413"/>
    <w:rsid w:val="00F724A6"/>
    <w:rsid w:val="00F7280F"/>
    <w:rsid w:val="00F7394C"/>
    <w:rsid w:val="00F74310"/>
    <w:rsid w:val="00F74D14"/>
    <w:rsid w:val="00F7574F"/>
    <w:rsid w:val="00F757C5"/>
    <w:rsid w:val="00F76650"/>
    <w:rsid w:val="00F76760"/>
    <w:rsid w:val="00F76FB1"/>
    <w:rsid w:val="00F77710"/>
    <w:rsid w:val="00F77888"/>
    <w:rsid w:val="00F77D17"/>
    <w:rsid w:val="00F80F4C"/>
    <w:rsid w:val="00F80F95"/>
    <w:rsid w:val="00F814F5"/>
    <w:rsid w:val="00F81DC4"/>
    <w:rsid w:val="00F81E74"/>
    <w:rsid w:val="00F82359"/>
    <w:rsid w:val="00F829E9"/>
    <w:rsid w:val="00F82CEF"/>
    <w:rsid w:val="00F830BB"/>
    <w:rsid w:val="00F834F3"/>
    <w:rsid w:val="00F8391A"/>
    <w:rsid w:val="00F83EA8"/>
    <w:rsid w:val="00F84001"/>
    <w:rsid w:val="00F84300"/>
    <w:rsid w:val="00F8455B"/>
    <w:rsid w:val="00F84661"/>
    <w:rsid w:val="00F849F6"/>
    <w:rsid w:val="00F85833"/>
    <w:rsid w:val="00F864DD"/>
    <w:rsid w:val="00F868AC"/>
    <w:rsid w:val="00F86C11"/>
    <w:rsid w:val="00F86D79"/>
    <w:rsid w:val="00F878C7"/>
    <w:rsid w:val="00F87988"/>
    <w:rsid w:val="00F879B1"/>
    <w:rsid w:val="00F87F48"/>
    <w:rsid w:val="00F87FA7"/>
    <w:rsid w:val="00F903E7"/>
    <w:rsid w:val="00F904B9"/>
    <w:rsid w:val="00F905BB"/>
    <w:rsid w:val="00F90666"/>
    <w:rsid w:val="00F9090D"/>
    <w:rsid w:val="00F9091E"/>
    <w:rsid w:val="00F909DE"/>
    <w:rsid w:val="00F91B38"/>
    <w:rsid w:val="00F91EFB"/>
    <w:rsid w:val="00F92060"/>
    <w:rsid w:val="00F92152"/>
    <w:rsid w:val="00F92B18"/>
    <w:rsid w:val="00F92F6E"/>
    <w:rsid w:val="00F9335A"/>
    <w:rsid w:val="00F93657"/>
    <w:rsid w:val="00F948FB"/>
    <w:rsid w:val="00F94ED3"/>
    <w:rsid w:val="00F950EE"/>
    <w:rsid w:val="00F951A5"/>
    <w:rsid w:val="00F955C3"/>
    <w:rsid w:val="00F95D7F"/>
    <w:rsid w:val="00F95F24"/>
    <w:rsid w:val="00F96415"/>
    <w:rsid w:val="00F9644A"/>
    <w:rsid w:val="00F9644B"/>
    <w:rsid w:val="00F96540"/>
    <w:rsid w:val="00F96F6E"/>
    <w:rsid w:val="00F970FF"/>
    <w:rsid w:val="00F97506"/>
    <w:rsid w:val="00F97523"/>
    <w:rsid w:val="00F97AE7"/>
    <w:rsid w:val="00FA11F6"/>
    <w:rsid w:val="00FA17C1"/>
    <w:rsid w:val="00FA1D67"/>
    <w:rsid w:val="00FA217A"/>
    <w:rsid w:val="00FA2284"/>
    <w:rsid w:val="00FA2555"/>
    <w:rsid w:val="00FA2A02"/>
    <w:rsid w:val="00FA39AC"/>
    <w:rsid w:val="00FA4416"/>
    <w:rsid w:val="00FA4E21"/>
    <w:rsid w:val="00FA55B5"/>
    <w:rsid w:val="00FA5832"/>
    <w:rsid w:val="00FA6A1F"/>
    <w:rsid w:val="00FA72F1"/>
    <w:rsid w:val="00FA77EA"/>
    <w:rsid w:val="00FA7B3F"/>
    <w:rsid w:val="00FA7D2B"/>
    <w:rsid w:val="00FB0189"/>
    <w:rsid w:val="00FB020B"/>
    <w:rsid w:val="00FB05D1"/>
    <w:rsid w:val="00FB0606"/>
    <w:rsid w:val="00FB0C20"/>
    <w:rsid w:val="00FB1015"/>
    <w:rsid w:val="00FB1C79"/>
    <w:rsid w:val="00FB1C91"/>
    <w:rsid w:val="00FB1F82"/>
    <w:rsid w:val="00FB21BE"/>
    <w:rsid w:val="00FB253D"/>
    <w:rsid w:val="00FB28A6"/>
    <w:rsid w:val="00FB2B2D"/>
    <w:rsid w:val="00FB2FC9"/>
    <w:rsid w:val="00FB365C"/>
    <w:rsid w:val="00FB3B9C"/>
    <w:rsid w:val="00FB436A"/>
    <w:rsid w:val="00FB4400"/>
    <w:rsid w:val="00FB469F"/>
    <w:rsid w:val="00FB46F6"/>
    <w:rsid w:val="00FB48F2"/>
    <w:rsid w:val="00FB5309"/>
    <w:rsid w:val="00FB5345"/>
    <w:rsid w:val="00FB6152"/>
    <w:rsid w:val="00FB6471"/>
    <w:rsid w:val="00FB6697"/>
    <w:rsid w:val="00FB6DFA"/>
    <w:rsid w:val="00FB6F8D"/>
    <w:rsid w:val="00FB723C"/>
    <w:rsid w:val="00FB7CB2"/>
    <w:rsid w:val="00FB7DD9"/>
    <w:rsid w:val="00FC05F2"/>
    <w:rsid w:val="00FC0C02"/>
    <w:rsid w:val="00FC0E43"/>
    <w:rsid w:val="00FC172D"/>
    <w:rsid w:val="00FC259A"/>
    <w:rsid w:val="00FC296B"/>
    <w:rsid w:val="00FC3AE6"/>
    <w:rsid w:val="00FC49DE"/>
    <w:rsid w:val="00FC4BA1"/>
    <w:rsid w:val="00FC58A2"/>
    <w:rsid w:val="00FC5C7C"/>
    <w:rsid w:val="00FC60CB"/>
    <w:rsid w:val="00FC6652"/>
    <w:rsid w:val="00FC693F"/>
    <w:rsid w:val="00FC6DE7"/>
    <w:rsid w:val="00FC6F13"/>
    <w:rsid w:val="00FC6F73"/>
    <w:rsid w:val="00FC700A"/>
    <w:rsid w:val="00FC71A2"/>
    <w:rsid w:val="00FC7456"/>
    <w:rsid w:val="00FD0161"/>
    <w:rsid w:val="00FD0961"/>
    <w:rsid w:val="00FD11EE"/>
    <w:rsid w:val="00FD1337"/>
    <w:rsid w:val="00FD2394"/>
    <w:rsid w:val="00FD25AA"/>
    <w:rsid w:val="00FD2B80"/>
    <w:rsid w:val="00FD44E7"/>
    <w:rsid w:val="00FD4885"/>
    <w:rsid w:val="00FD4D31"/>
    <w:rsid w:val="00FD4D34"/>
    <w:rsid w:val="00FD5192"/>
    <w:rsid w:val="00FD5DE5"/>
    <w:rsid w:val="00FD62BB"/>
    <w:rsid w:val="00FD6EAD"/>
    <w:rsid w:val="00FD72CA"/>
    <w:rsid w:val="00FD75FF"/>
    <w:rsid w:val="00FD7DBD"/>
    <w:rsid w:val="00FD7FB6"/>
    <w:rsid w:val="00FE03E1"/>
    <w:rsid w:val="00FE091D"/>
    <w:rsid w:val="00FE096B"/>
    <w:rsid w:val="00FE0C66"/>
    <w:rsid w:val="00FE0D28"/>
    <w:rsid w:val="00FE0F0F"/>
    <w:rsid w:val="00FE1115"/>
    <w:rsid w:val="00FE1422"/>
    <w:rsid w:val="00FE1913"/>
    <w:rsid w:val="00FE1DFF"/>
    <w:rsid w:val="00FE1E01"/>
    <w:rsid w:val="00FE24D9"/>
    <w:rsid w:val="00FE24ED"/>
    <w:rsid w:val="00FE255C"/>
    <w:rsid w:val="00FE255D"/>
    <w:rsid w:val="00FE29B7"/>
    <w:rsid w:val="00FE2B71"/>
    <w:rsid w:val="00FE2C6D"/>
    <w:rsid w:val="00FE2E47"/>
    <w:rsid w:val="00FE3003"/>
    <w:rsid w:val="00FE3294"/>
    <w:rsid w:val="00FE347F"/>
    <w:rsid w:val="00FE3710"/>
    <w:rsid w:val="00FE371C"/>
    <w:rsid w:val="00FE3760"/>
    <w:rsid w:val="00FE3A19"/>
    <w:rsid w:val="00FE3B5A"/>
    <w:rsid w:val="00FE3E12"/>
    <w:rsid w:val="00FE4DFB"/>
    <w:rsid w:val="00FE534C"/>
    <w:rsid w:val="00FE5A43"/>
    <w:rsid w:val="00FE5C4E"/>
    <w:rsid w:val="00FE5F54"/>
    <w:rsid w:val="00FE5F71"/>
    <w:rsid w:val="00FE6739"/>
    <w:rsid w:val="00FE67A3"/>
    <w:rsid w:val="00FE6B72"/>
    <w:rsid w:val="00FE7367"/>
    <w:rsid w:val="00FE74EE"/>
    <w:rsid w:val="00FE760D"/>
    <w:rsid w:val="00FE78A8"/>
    <w:rsid w:val="00FE7A19"/>
    <w:rsid w:val="00FE7B73"/>
    <w:rsid w:val="00FF011D"/>
    <w:rsid w:val="00FF015E"/>
    <w:rsid w:val="00FF05BF"/>
    <w:rsid w:val="00FF0B19"/>
    <w:rsid w:val="00FF1001"/>
    <w:rsid w:val="00FF12BA"/>
    <w:rsid w:val="00FF1368"/>
    <w:rsid w:val="00FF148A"/>
    <w:rsid w:val="00FF2361"/>
    <w:rsid w:val="00FF245D"/>
    <w:rsid w:val="00FF283D"/>
    <w:rsid w:val="00FF2939"/>
    <w:rsid w:val="00FF30F2"/>
    <w:rsid w:val="00FF32BC"/>
    <w:rsid w:val="00FF3B87"/>
    <w:rsid w:val="00FF4526"/>
    <w:rsid w:val="00FF454D"/>
    <w:rsid w:val="00FF47C8"/>
    <w:rsid w:val="00FF49A2"/>
    <w:rsid w:val="00FF4A4B"/>
    <w:rsid w:val="00FF4B16"/>
    <w:rsid w:val="00FF5503"/>
    <w:rsid w:val="00FF57C8"/>
    <w:rsid w:val="00FF61F4"/>
    <w:rsid w:val="00FF7202"/>
    <w:rsid w:val="00FF797E"/>
    <w:rsid w:val="00FF7A8D"/>
    <w:rsid w:val="012E3B84"/>
    <w:rsid w:val="013BAB3D"/>
    <w:rsid w:val="01464353"/>
    <w:rsid w:val="0146F1D7"/>
    <w:rsid w:val="01B64E9A"/>
    <w:rsid w:val="01E7FE0F"/>
    <w:rsid w:val="01EC86A4"/>
    <w:rsid w:val="020E1CB6"/>
    <w:rsid w:val="0218872F"/>
    <w:rsid w:val="02205F92"/>
    <w:rsid w:val="02611C11"/>
    <w:rsid w:val="0295F97C"/>
    <w:rsid w:val="02CEBA3C"/>
    <w:rsid w:val="02D26625"/>
    <w:rsid w:val="02D838FB"/>
    <w:rsid w:val="02E6D4D5"/>
    <w:rsid w:val="031782FF"/>
    <w:rsid w:val="03264CBF"/>
    <w:rsid w:val="036F8D3D"/>
    <w:rsid w:val="037CD66C"/>
    <w:rsid w:val="045C2735"/>
    <w:rsid w:val="045F55CB"/>
    <w:rsid w:val="04929819"/>
    <w:rsid w:val="04932FC7"/>
    <w:rsid w:val="04E84A30"/>
    <w:rsid w:val="050C6407"/>
    <w:rsid w:val="050D2CE3"/>
    <w:rsid w:val="05133B9D"/>
    <w:rsid w:val="05166F44"/>
    <w:rsid w:val="053A5423"/>
    <w:rsid w:val="057C094D"/>
    <w:rsid w:val="0587A180"/>
    <w:rsid w:val="05917D43"/>
    <w:rsid w:val="05A54822"/>
    <w:rsid w:val="05CBE548"/>
    <w:rsid w:val="05E1AF50"/>
    <w:rsid w:val="05EA889F"/>
    <w:rsid w:val="061BDEF9"/>
    <w:rsid w:val="061E3A28"/>
    <w:rsid w:val="06433053"/>
    <w:rsid w:val="06713989"/>
    <w:rsid w:val="06718A91"/>
    <w:rsid w:val="067A5892"/>
    <w:rsid w:val="06A2EC06"/>
    <w:rsid w:val="06A7ECF9"/>
    <w:rsid w:val="06AED86D"/>
    <w:rsid w:val="06C3EB08"/>
    <w:rsid w:val="06EA5456"/>
    <w:rsid w:val="06EF1EA3"/>
    <w:rsid w:val="073E3044"/>
    <w:rsid w:val="076DBB1F"/>
    <w:rsid w:val="07BECFAC"/>
    <w:rsid w:val="0807FF50"/>
    <w:rsid w:val="08433115"/>
    <w:rsid w:val="08566934"/>
    <w:rsid w:val="0861D302"/>
    <w:rsid w:val="0881BE32"/>
    <w:rsid w:val="08B790A8"/>
    <w:rsid w:val="08B9D96E"/>
    <w:rsid w:val="0953E324"/>
    <w:rsid w:val="0979C055"/>
    <w:rsid w:val="097D011C"/>
    <w:rsid w:val="097F25EE"/>
    <w:rsid w:val="0994186E"/>
    <w:rsid w:val="09C97C47"/>
    <w:rsid w:val="09CCAC11"/>
    <w:rsid w:val="0A108303"/>
    <w:rsid w:val="0A14DA8B"/>
    <w:rsid w:val="0A2B0BA8"/>
    <w:rsid w:val="0A5EBD02"/>
    <w:rsid w:val="0A62357A"/>
    <w:rsid w:val="0A8274DD"/>
    <w:rsid w:val="0A90BD25"/>
    <w:rsid w:val="0ACB9ACA"/>
    <w:rsid w:val="0AE44BEB"/>
    <w:rsid w:val="0AE5798A"/>
    <w:rsid w:val="0AF33BF8"/>
    <w:rsid w:val="0AFCEAC9"/>
    <w:rsid w:val="0B4B4B14"/>
    <w:rsid w:val="0B679FAD"/>
    <w:rsid w:val="0BC79747"/>
    <w:rsid w:val="0BE0A855"/>
    <w:rsid w:val="0BE77003"/>
    <w:rsid w:val="0BF2215B"/>
    <w:rsid w:val="0C456BA5"/>
    <w:rsid w:val="0C4FF143"/>
    <w:rsid w:val="0C999FB4"/>
    <w:rsid w:val="0CA3EBDF"/>
    <w:rsid w:val="0CABE221"/>
    <w:rsid w:val="0CB18882"/>
    <w:rsid w:val="0CC5F869"/>
    <w:rsid w:val="0D29F510"/>
    <w:rsid w:val="0D708313"/>
    <w:rsid w:val="0DB06A0C"/>
    <w:rsid w:val="0DCF59E9"/>
    <w:rsid w:val="0DD9E19C"/>
    <w:rsid w:val="0DE458BE"/>
    <w:rsid w:val="0E641201"/>
    <w:rsid w:val="0EA04D4C"/>
    <w:rsid w:val="0EA13ED1"/>
    <w:rsid w:val="0EB47C2C"/>
    <w:rsid w:val="0ED32B75"/>
    <w:rsid w:val="0EE25CAD"/>
    <w:rsid w:val="0EEC5A5E"/>
    <w:rsid w:val="0EED38C5"/>
    <w:rsid w:val="0F01B6B3"/>
    <w:rsid w:val="0F422939"/>
    <w:rsid w:val="0F5288A8"/>
    <w:rsid w:val="0F65FB71"/>
    <w:rsid w:val="0F6EBEDB"/>
    <w:rsid w:val="0F7211CF"/>
    <w:rsid w:val="0FCF7FF2"/>
    <w:rsid w:val="0FE38EFC"/>
    <w:rsid w:val="0FEF6ACC"/>
    <w:rsid w:val="10188656"/>
    <w:rsid w:val="10437323"/>
    <w:rsid w:val="1062DAF2"/>
    <w:rsid w:val="10789FAA"/>
    <w:rsid w:val="10924A1D"/>
    <w:rsid w:val="10AC54D2"/>
    <w:rsid w:val="10D21BB8"/>
    <w:rsid w:val="10F2C621"/>
    <w:rsid w:val="1105CC98"/>
    <w:rsid w:val="11574F39"/>
    <w:rsid w:val="1167F502"/>
    <w:rsid w:val="11BBCFAA"/>
    <w:rsid w:val="11C2D649"/>
    <w:rsid w:val="124EC363"/>
    <w:rsid w:val="125F5032"/>
    <w:rsid w:val="12753AC3"/>
    <w:rsid w:val="12A59FA7"/>
    <w:rsid w:val="12A78F49"/>
    <w:rsid w:val="12B5B789"/>
    <w:rsid w:val="12BC9015"/>
    <w:rsid w:val="12E89694"/>
    <w:rsid w:val="12F30238"/>
    <w:rsid w:val="1302F3F5"/>
    <w:rsid w:val="132CF526"/>
    <w:rsid w:val="134D3C1C"/>
    <w:rsid w:val="13618B63"/>
    <w:rsid w:val="136E1D30"/>
    <w:rsid w:val="138971D1"/>
    <w:rsid w:val="139C23B1"/>
    <w:rsid w:val="13A55479"/>
    <w:rsid w:val="142D479C"/>
    <w:rsid w:val="145C3A18"/>
    <w:rsid w:val="1471D694"/>
    <w:rsid w:val="1490E3C4"/>
    <w:rsid w:val="14946020"/>
    <w:rsid w:val="14C4414C"/>
    <w:rsid w:val="1524B5AF"/>
    <w:rsid w:val="154AAEF7"/>
    <w:rsid w:val="155B3C11"/>
    <w:rsid w:val="159D89EA"/>
    <w:rsid w:val="15C8C3E8"/>
    <w:rsid w:val="15D3F126"/>
    <w:rsid w:val="15F93029"/>
    <w:rsid w:val="160BCD7F"/>
    <w:rsid w:val="16354336"/>
    <w:rsid w:val="164EF5AF"/>
    <w:rsid w:val="1663EAC1"/>
    <w:rsid w:val="1673672E"/>
    <w:rsid w:val="167AE079"/>
    <w:rsid w:val="16AFF115"/>
    <w:rsid w:val="16C6801C"/>
    <w:rsid w:val="16FD1DE3"/>
    <w:rsid w:val="1701456E"/>
    <w:rsid w:val="1702889A"/>
    <w:rsid w:val="17258237"/>
    <w:rsid w:val="1727B673"/>
    <w:rsid w:val="1729299D"/>
    <w:rsid w:val="17296FA1"/>
    <w:rsid w:val="177F120E"/>
    <w:rsid w:val="17BC8C38"/>
    <w:rsid w:val="17D67C44"/>
    <w:rsid w:val="17E196F0"/>
    <w:rsid w:val="1804C8B7"/>
    <w:rsid w:val="181AB78D"/>
    <w:rsid w:val="18267743"/>
    <w:rsid w:val="182F517A"/>
    <w:rsid w:val="1837EA65"/>
    <w:rsid w:val="1876EFB3"/>
    <w:rsid w:val="18BD988B"/>
    <w:rsid w:val="18CD5F4E"/>
    <w:rsid w:val="1968BCD0"/>
    <w:rsid w:val="19D1BDEE"/>
    <w:rsid w:val="19D9E89B"/>
    <w:rsid w:val="19F96AFC"/>
    <w:rsid w:val="19FEDD0F"/>
    <w:rsid w:val="1A2B771D"/>
    <w:rsid w:val="1A4C79BE"/>
    <w:rsid w:val="1A4D8609"/>
    <w:rsid w:val="1A582EEB"/>
    <w:rsid w:val="1AA82FCE"/>
    <w:rsid w:val="1AD12AB2"/>
    <w:rsid w:val="1ADDBF6F"/>
    <w:rsid w:val="1AF0F8BB"/>
    <w:rsid w:val="1B099FCE"/>
    <w:rsid w:val="1B15A2B9"/>
    <w:rsid w:val="1B18A846"/>
    <w:rsid w:val="1B1FC939"/>
    <w:rsid w:val="1B5B20A8"/>
    <w:rsid w:val="1B7462AC"/>
    <w:rsid w:val="1B798A5F"/>
    <w:rsid w:val="1BB6A801"/>
    <w:rsid w:val="1BF2EB02"/>
    <w:rsid w:val="1C144477"/>
    <w:rsid w:val="1C2268E0"/>
    <w:rsid w:val="1C65BE16"/>
    <w:rsid w:val="1C6D23CA"/>
    <w:rsid w:val="1C8C4911"/>
    <w:rsid w:val="1C920E81"/>
    <w:rsid w:val="1C97038B"/>
    <w:rsid w:val="1CB9E18A"/>
    <w:rsid w:val="1CDC1190"/>
    <w:rsid w:val="1D3C7C4F"/>
    <w:rsid w:val="1D661C87"/>
    <w:rsid w:val="1D68136A"/>
    <w:rsid w:val="1D72AF54"/>
    <w:rsid w:val="1D77345B"/>
    <w:rsid w:val="1D8E5D54"/>
    <w:rsid w:val="1DAB8CD3"/>
    <w:rsid w:val="1DADAEA3"/>
    <w:rsid w:val="1DDCD606"/>
    <w:rsid w:val="1DF49FD2"/>
    <w:rsid w:val="1DFB6678"/>
    <w:rsid w:val="1E0A0B15"/>
    <w:rsid w:val="1E789A64"/>
    <w:rsid w:val="1E91EE83"/>
    <w:rsid w:val="1E9A8560"/>
    <w:rsid w:val="1E9BDA94"/>
    <w:rsid w:val="1EA61950"/>
    <w:rsid w:val="1EAAD029"/>
    <w:rsid w:val="1EB48C44"/>
    <w:rsid w:val="1EE8B17D"/>
    <w:rsid w:val="1EF226E2"/>
    <w:rsid w:val="1F13C884"/>
    <w:rsid w:val="1F48A7BE"/>
    <w:rsid w:val="1F501B08"/>
    <w:rsid w:val="1FC4382A"/>
    <w:rsid w:val="1FCAD98D"/>
    <w:rsid w:val="1FD2A4A3"/>
    <w:rsid w:val="201DE2E9"/>
    <w:rsid w:val="2053EE80"/>
    <w:rsid w:val="206AD96C"/>
    <w:rsid w:val="2076BFD1"/>
    <w:rsid w:val="20DC3C03"/>
    <w:rsid w:val="20F0D906"/>
    <w:rsid w:val="216DE5F7"/>
    <w:rsid w:val="2186A0F8"/>
    <w:rsid w:val="21A0A4FC"/>
    <w:rsid w:val="21A0EDC4"/>
    <w:rsid w:val="21B312DD"/>
    <w:rsid w:val="21B6BFDD"/>
    <w:rsid w:val="21CCC6C3"/>
    <w:rsid w:val="21D1B04B"/>
    <w:rsid w:val="21FAA0DE"/>
    <w:rsid w:val="21FC5C9F"/>
    <w:rsid w:val="2200AE8F"/>
    <w:rsid w:val="22A26DC0"/>
    <w:rsid w:val="22A3E942"/>
    <w:rsid w:val="22BEDC5C"/>
    <w:rsid w:val="22C5E873"/>
    <w:rsid w:val="22CA6D60"/>
    <w:rsid w:val="22CF4C92"/>
    <w:rsid w:val="22DD7D78"/>
    <w:rsid w:val="22E8AF19"/>
    <w:rsid w:val="22FC45FB"/>
    <w:rsid w:val="23199862"/>
    <w:rsid w:val="231EF5C6"/>
    <w:rsid w:val="233CB84B"/>
    <w:rsid w:val="238C239D"/>
    <w:rsid w:val="238DA887"/>
    <w:rsid w:val="23CC4C4C"/>
    <w:rsid w:val="23E0A7F5"/>
    <w:rsid w:val="23F874EB"/>
    <w:rsid w:val="240F33A2"/>
    <w:rsid w:val="241F5EA8"/>
    <w:rsid w:val="243AE32F"/>
    <w:rsid w:val="24404D3F"/>
    <w:rsid w:val="2479BD3B"/>
    <w:rsid w:val="24B8DF47"/>
    <w:rsid w:val="24C1FE24"/>
    <w:rsid w:val="24DA9441"/>
    <w:rsid w:val="24E5C27F"/>
    <w:rsid w:val="24ED1220"/>
    <w:rsid w:val="2506A019"/>
    <w:rsid w:val="250C6E38"/>
    <w:rsid w:val="254BAFD0"/>
    <w:rsid w:val="255C8BD8"/>
    <w:rsid w:val="25A6964F"/>
    <w:rsid w:val="25CB1646"/>
    <w:rsid w:val="25F131F1"/>
    <w:rsid w:val="2626F21A"/>
    <w:rsid w:val="26280417"/>
    <w:rsid w:val="2680B335"/>
    <w:rsid w:val="268198CF"/>
    <w:rsid w:val="26DDF446"/>
    <w:rsid w:val="2751D2E3"/>
    <w:rsid w:val="27BFF24F"/>
    <w:rsid w:val="27E239BE"/>
    <w:rsid w:val="2804C853"/>
    <w:rsid w:val="2829D2A8"/>
    <w:rsid w:val="2836C7C9"/>
    <w:rsid w:val="28A73CAE"/>
    <w:rsid w:val="28D6D454"/>
    <w:rsid w:val="28FF87AF"/>
    <w:rsid w:val="290E3A4A"/>
    <w:rsid w:val="294C6601"/>
    <w:rsid w:val="2957AEC8"/>
    <w:rsid w:val="297E29AA"/>
    <w:rsid w:val="298B3067"/>
    <w:rsid w:val="29AA1216"/>
    <w:rsid w:val="29AC384A"/>
    <w:rsid w:val="29AEE968"/>
    <w:rsid w:val="29BF55BA"/>
    <w:rsid w:val="29D3BB17"/>
    <w:rsid w:val="29DCB452"/>
    <w:rsid w:val="29E01F86"/>
    <w:rsid w:val="29F48CFE"/>
    <w:rsid w:val="2A45782E"/>
    <w:rsid w:val="2A7073FF"/>
    <w:rsid w:val="2AD46849"/>
    <w:rsid w:val="2AF7E6AC"/>
    <w:rsid w:val="2AFF4C2F"/>
    <w:rsid w:val="2B069699"/>
    <w:rsid w:val="2B736972"/>
    <w:rsid w:val="2B77F27A"/>
    <w:rsid w:val="2B8FE3F8"/>
    <w:rsid w:val="2B9305C9"/>
    <w:rsid w:val="2BAA67A0"/>
    <w:rsid w:val="2BD02129"/>
    <w:rsid w:val="2BD61321"/>
    <w:rsid w:val="2BDF9FD5"/>
    <w:rsid w:val="2BE12CD0"/>
    <w:rsid w:val="2BE7BE14"/>
    <w:rsid w:val="2C27A813"/>
    <w:rsid w:val="2C450715"/>
    <w:rsid w:val="2C7BC296"/>
    <w:rsid w:val="2C8F725F"/>
    <w:rsid w:val="2CD21A2D"/>
    <w:rsid w:val="2CFDE603"/>
    <w:rsid w:val="2D0D6734"/>
    <w:rsid w:val="2D6CCA6F"/>
    <w:rsid w:val="2D75DB9C"/>
    <w:rsid w:val="2D8840AD"/>
    <w:rsid w:val="2D8CD219"/>
    <w:rsid w:val="2DD5D203"/>
    <w:rsid w:val="2DF973D2"/>
    <w:rsid w:val="2E04D670"/>
    <w:rsid w:val="2E1F9828"/>
    <w:rsid w:val="2E6BC447"/>
    <w:rsid w:val="2EB02FF0"/>
    <w:rsid w:val="2EBE7A93"/>
    <w:rsid w:val="2EC4EC01"/>
    <w:rsid w:val="2F113836"/>
    <w:rsid w:val="2F2E4A0C"/>
    <w:rsid w:val="2F39C154"/>
    <w:rsid w:val="2F7A4F5F"/>
    <w:rsid w:val="2FA15A10"/>
    <w:rsid w:val="2FAD18A3"/>
    <w:rsid w:val="2FCABE46"/>
    <w:rsid w:val="2FD10A42"/>
    <w:rsid w:val="2FF63415"/>
    <w:rsid w:val="30B3B35F"/>
    <w:rsid w:val="30B79339"/>
    <w:rsid w:val="30D550F9"/>
    <w:rsid w:val="30E1E211"/>
    <w:rsid w:val="31197892"/>
    <w:rsid w:val="31561A14"/>
    <w:rsid w:val="316C77F0"/>
    <w:rsid w:val="31CE7402"/>
    <w:rsid w:val="31E3E34B"/>
    <w:rsid w:val="31FD0BD8"/>
    <w:rsid w:val="320ED383"/>
    <w:rsid w:val="321FFAF2"/>
    <w:rsid w:val="325F87AC"/>
    <w:rsid w:val="32A84C21"/>
    <w:rsid w:val="32B22637"/>
    <w:rsid w:val="331C9806"/>
    <w:rsid w:val="337A3F1C"/>
    <w:rsid w:val="3382F48E"/>
    <w:rsid w:val="33AB2908"/>
    <w:rsid w:val="33CFE90A"/>
    <w:rsid w:val="33D35FED"/>
    <w:rsid w:val="33FF85C2"/>
    <w:rsid w:val="340414A9"/>
    <w:rsid w:val="341C2E55"/>
    <w:rsid w:val="343A78EA"/>
    <w:rsid w:val="3446DB31"/>
    <w:rsid w:val="34AB8FEA"/>
    <w:rsid w:val="34E55998"/>
    <w:rsid w:val="34FFEEF0"/>
    <w:rsid w:val="35056DAF"/>
    <w:rsid w:val="352499AF"/>
    <w:rsid w:val="353A8B14"/>
    <w:rsid w:val="354A0E98"/>
    <w:rsid w:val="3550D312"/>
    <w:rsid w:val="35872C66"/>
    <w:rsid w:val="35C49FF7"/>
    <w:rsid w:val="35CECB64"/>
    <w:rsid w:val="35D8B857"/>
    <w:rsid w:val="35F14051"/>
    <w:rsid w:val="35F1F8C4"/>
    <w:rsid w:val="360ECB8C"/>
    <w:rsid w:val="3622125E"/>
    <w:rsid w:val="3645F634"/>
    <w:rsid w:val="36E9E918"/>
    <w:rsid w:val="371CA57A"/>
    <w:rsid w:val="377A4EB0"/>
    <w:rsid w:val="378B0023"/>
    <w:rsid w:val="379C1D80"/>
    <w:rsid w:val="37B28455"/>
    <w:rsid w:val="37B9D95A"/>
    <w:rsid w:val="37BC6FC9"/>
    <w:rsid w:val="37D3E2F1"/>
    <w:rsid w:val="37F8DDD5"/>
    <w:rsid w:val="3804ECB3"/>
    <w:rsid w:val="381ACF06"/>
    <w:rsid w:val="382A529B"/>
    <w:rsid w:val="3850D1EC"/>
    <w:rsid w:val="385216E7"/>
    <w:rsid w:val="38677517"/>
    <w:rsid w:val="38715A84"/>
    <w:rsid w:val="387E8387"/>
    <w:rsid w:val="38B4845D"/>
    <w:rsid w:val="3901EB25"/>
    <w:rsid w:val="39086C8C"/>
    <w:rsid w:val="39090ACC"/>
    <w:rsid w:val="39174A81"/>
    <w:rsid w:val="3935917A"/>
    <w:rsid w:val="39403654"/>
    <w:rsid w:val="39D60BF3"/>
    <w:rsid w:val="3A3F512E"/>
    <w:rsid w:val="3A491C59"/>
    <w:rsid w:val="3A4CB8F5"/>
    <w:rsid w:val="3A8A49B5"/>
    <w:rsid w:val="3A9A426F"/>
    <w:rsid w:val="3ABFB6D9"/>
    <w:rsid w:val="3AC09C4A"/>
    <w:rsid w:val="3ACE0790"/>
    <w:rsid w:val="3AD66064"/>
    <w:rsid w:val="3AE09A41"/>
    <w:rsid w:val="3AE0D541"/>
    <w:rsid w:val="3AE7BC1A"/>
    <w:rsid w:val="3B39080C"/>
    <w:rsid w:val="3B83D713"/>
    <w:rsid w:val="3BD1A245"/>
    <w:rsid w:val="3BEC8B11"/>
    <w:rsid w:val="3C06F64C"/>
    <w:rsid w:val="3C2C5775"/>
    <w:rsid w:val="3C679555"/>
    <w:rsid w:val="3CE94EEE"/>
    <w:rsid w:val="3D52B132"/>
    <w:rsid w:val="3D5F8950"/>
    <w:rsid w:val="3E18F8B4"/>
    <w:rsid w:val="3E286590"/>
    <w:rsid w:val="3E6A9149"/>
    <w:rsid w:val="3E6EEDCC"/>
    <w:rsid w:val="3E7D7FB6"/>
    <w:rsid w:val="3E84B22A"/>
    <w:rsid w:val="3EC0558F"/>
    <w:rsid w:val="3ED0D0BA"/>
    <w:rsid w:val="3ED9DB2D"/>
    <w:rsid w:val="3EDB6ABD"/>
    <w:rsid w:val="3F044208"/>
    <w:rsid w:val="3F34904F"/>
    <w:rsid w:val="3F3F5973"/>
    <w:rsid w:val="3F440EFF"/>
    <w:rsid w:val="3FB9ECF3"/>
    <w:rsid w:val="3FB9EEAB"/>
    <w:rsid w:val="3FC27AA5"/>
    <w:rsid w:val="3FD6438F"/>
    <w:rsid w:val="4051FF6E"/>
    <w:rsid w:val="408D5473"/>
    <w:rsid w:val="40BE6396"/>
    <w:rsid w:val="410BE976"/>
    <w:rsid w:val="410F1724"/>
    <w:rsid w:val="41293FF2"/>
    <w:rsid w:val="4129B623"/>
    <w:rsid w:val="417E6727"/>
    <w:rsid w:val="4195B867"/>
    <w:rsid w:val="41C17020"/>
    <w:rsid w:val="41DB2CB3"/>
    <w:rsid w:val="41E69B65"/>
    <w:rsid w:val="41EB2879"/>
    <w:rsid w:val="41FBC234"/>
    <w:rsid w:val="420B8954"/>
    <w:rsid w:val="426240F1"/>
    <w:rsid w:val="427F74F9"/>
    <w:rsid w:val="42943F96"/>
    <w:rsid w:val="42DB90AE"/>
    <w:rsid w:val="42EAA0DB"/>
    <w:rsid w:val="43086FCC"/>
    <w:rsid w:val="4347F3DB"/>
    <w:rsid w:val="437D09FA"/>
    <w:rsid w:val="4385115A"/>
    <w:rsid w:val="4387F77E"/>
    <w:rsid w:val="439240B0"/>
    <w:rsid w:val="43D59970"/>
    <w:rsid w:val="43DAC964"/>
    <w:rsid w:val="441DCED0"/>
    <w:rsid w:val="44307C6D"/>
    <w:rsid w:val="443B0AD9"/>
    <w:rsid w:val="443F12A7"/>
    <w:rsid w:val="44759B1E"/>
    <w:rsid w:val="447C644D"/>
    <w:rsid w:val="448074A7"/>
    <w:rsid w:val="44829500"/>
    <w:rsid w:val="448BC97D"/>
    <w:rsid w:val="44A8BA9C"/>
    <w:rsid w:val="44E6E11C"/>
    <w:rsid w:val="44E7CC10"/>
    <w:rsid w:val="44F44C26"/>
    <w:rsid w:val="4509CB02"/>
    <w:rsid w:val="451E24FC"/>
    <w:rsid w:val="4537CC98"/>
    <w:rsid w:val="4553979B"/>
    <w:rsid w:val="45589903"/>
    <w:rsid w:val="4595B755"/>
    <w:rsid w:val="45BA019C"/>
    <w:rsid w:val="463842E9"/>
    <w:rsid w:val="46411F0A"/>
    <w:rsid w:val="466B11E2"/>
    <w:rsid w:val="46907FDD"/>
    <w:rsid w:val="4699D92D"/>
    <w:rsid w:val="46AF4C72"/>
    <w:rsid w:val="46BC93F2"/>
    <w:rsid w:val="46C7AB09"/>
    <w:rsid w:val="46E04788"/>
    <w:rsid w:val="46EA37AD"/>
    <w:rsid w:val="46EDBC16"/>
    <w:rsid w:val="47034D7F"/>
    <w:rsid w:val="475F8687"/>
    <w:rsid w:val="4772EC8D"/>
    <w:rsid w:val="477AB2B1"/>
    <w:rsid w:val="47DCB6C7"/>
    <w:rsid w:val="47E46839"/>
    <w:rsid w:val="47E9749A"/>
    <w:rsid w:val="4850353E"/>
    <w:rsid w:val="4854CF3E"/>
    <w:rsid w:val="4877EDFB"/>
    <w:rsid w:val="4885BD55"/>
    <w:rsid w:val="488732C2"/>
    <w:rsid w:val="4894EAA9"/>
    <w:rsid w:val="48957CA8"/>
    <w:rsid w:val="489799E5"/>
    <w:rsid w:val="48C27BED"/>
    <w:rsid w:val="48C6BC26"/>
    <w:rsid w:val="48DACA2F"/>
    <w:rsid w:val="48E8B678"/>
    <w:rsid w:val="48F40CD7"/>
    <w:rsid w:val="48FD854C"/>
    <w:rsid w:val="49748A8C"/>
    <w:rsid w:val="49881430"/>
    <w:rsid w:val="49A137F2"/>
    <w:rsid w:val="49B1787C"/>
    <w:rsid w:val="49DF4AA5"/>
    <w:rsid w:val="4A50845A"/>
    <w:rsid w:val="4A8CA291"/>
    <w:rsid w:val="4A9590E8"/>
    <w:rsid w:val="4A975A14"/>
    <w:rsid w:val="4A9BB03F"/>
    <w:rsid w:val="4AB2498C"/>
    <w:rsid w:val="4AD2D4A6"/>
    <w:rsid w:val="4B1E9644"/>
    <w:rsid w:val="4B48F1A4"/>
    <w:rsid w:val="4B6A95FD"/>
    <w:rsid w:val="4B6E3576"/>
    <w:rsid w:val="4B85AB27"/>
    <w:rsid w:val="4B8A2A27"/>
    <w:rsid w:val="4B8E9810"/>
    <w:rsid w:val="4BA80510"/>
    <w:rsid w:val="4BE44BDD"/>
    <w:rsid w:val="4C0839FF"/>
    <w:rsid w:val="4C51A0C5"/>
    <w:rsid w:val="4C5C7D99"/>
    <w:rsid w:val="4CCC9D08"/>
    <w:rsid w:val="4D014AE1"/>
    <w:rsid w:val="4D16F4FB"/>
    <w:rsid w:val="4D18D63D"/>
    <w:rsid w:val="4D1F994C"/>
    <w:rsid w:val="4D426689"/>
    <w:rsid w:val="4D44461A"/>
    <w:rsid w:val="4D45CF70"/>
    <w:rsid w:val="4D57D3B8"/>
    <w:rsid w:val="4D85138B"/>
    <w:rsid w:val="4D8A167D"/>
    <w:rsid w:val="4DDD53EB"/>
    <w:rsid w:val="4DEB57EE"/>
    <w:rsid w:val="4DF1C822"/>
    <w:rsid w:val="4DF3E287"/>
    <w:rsid w:val="4DFA50A9"/>
    <w:rsid w:val="4DFACAED"/>
    <w:rsid w:val="4E016B3D"/>
    <w:rsid w:val="4E1EFF1E"/>
    <w:rsid w:val="4E3744C1"/>
    <w:rsid w:val="4E6DE98F"/>
    <w:rsid w:val="4E76288A"/>
    <w:rsid w:val="4EA2987F"/>
    <w:rsid w:val="4EB29926"/>
    <w:rsid w:val="4EC2398A"/>
    <w:rsid w:val="4F21824B"/>
    <w:rsid w:val="4F3A9316"/>
    <w:rsid w:val="4F4C6974"/>
    <w:rsid w:val="4F5F60C0"/>
    <w:rsid w:val="4F8183C5"/>
    <w:rsid w:val="4FAE68DC"/>
    <w:rsid w:val="4FF125D3"/>
    <w:rsid w:val="4FF9E6D7"/>
    <w:rsid w:val="5011E749"/>
    <w:rsid w:val="506420D9"/>
    <w:rsid w:val="5075E692"/>
    <w:rsid w:val="509074C4"/>
    <w:rsid w:val="50A871D9"/>
    <w:rsid w:val="50A90F2F"/>
    <w:rsid w:val="50F8D790"/>
    <w:rsid w:val="51122234"/>
    <w:rsid w:val="511C096F"/>
    <w:rsid w:val="512B416E"/>
    <w:rsid w:val="5159B526"/>
    <w:rsid w:val="5180F148"/>
    <w:rsid w:val="51A51A19"/>
    <w:rsid w:val="51CE548B"/>
    <w:rsid w:val="51EBAF04"/>
    <w:rsid w:val="5208025C"/>
    <w:rsid w:val="5226AC30"/>
    <w:rsid w:val="525ED55C"/>
    <w:rsid w:val="527102BE"/>
    <w:rsid w:val="52758009"/>
    <w:rsid w:val="52825671"/>
    <w:rsid w:val="528FF818"/>
    <w:rsid w:val="529AF7CB"/>
    <w:rsid w:val="52A1135C"/>
    <w:rsid w:val="52A944CC"/>
    <w:rsid w:val="52A97D9A"/>
    <w:rsid w:val="52FD7FE1"/>
    <w:rsid w:val="530D002D"/>
    <w:rsid w:val="531CC8D1"/>
    <w:rsid w:val="535BE254"/>
    <w:rsid w:val="53746892"/>
    <w:rsid w:val="537F3589"/>
    <w:rsid w:val="5388515B"/>
    <w:rsid w:val="53976C27"/>
    <w:rsid w:val="53B873B5"/>
    <w:rsid w:val="53CF049B"/>
    <w:rsid w:val="5409542C"/>
    <w:rsid w:val="542A02C5"/>
    <w:rsid w:val="542C08EA"/>
    <w:rsid w:val="543C0CC3"/>
    <w:rsid w:val="545B6A6D"/>
    <w:rsid w:val="54C0917B"/>
    <w:rsid w:val="54DD3049"/>
    <w:rsid w:val="54E47D82"/>
    <w:rsid w:val="54ED3AB8"/>
    <w:rsid w:val="5502F4FD"/>
    <w:rsid w:val="55048705"/>
    <w:rsid w:val="550BFC79"/>
    <w:rsid w:val="5576E454"/>
    <w:rsid w:val="55A72AB8"/>
    <w:rsid w:val="55A74C2B"/>
    <w:rsid w:val="55D4F693"/>
    <w:rsid w:val="55E2BA90"/>
    <w:rsid w:val="560A9150"/>
    <w:rsid w:val="563B2623"/>
    <w:rsid w:val="5683A1D0"/>
    <w:rsid w:val="569526BB"/>
    <w:rsid w:val="56F65C9F"/>
    <w:rsid w:val="572911A0"/>
    <w:rsid w:val="573BB742"/>
    <w:rsid w:val="57621922"/>
    <w:rsid w:val="57845454"/>
    <w:rsid w:val="582A9018"/>
    <w:rsid w:val="58CA72D9"/>
    <w:rsid w:val="595CACC1"/>
    <w:rsid w:val="5971299A"/>
    <w:rsid w:val="597BFE86"/>
    <w:rsid w:val="597C7F9A"/>
    <w:rsid w:val="597C973B"/>
    <w:rsid w:val="59DD1DEE"/>
    <w:rsid w:val="59E391BE"/>
    <w:rsid w:val="59F99677"/>
    <w:rsid w:val="5A9B4A1C"/>
    <w:rsid w:val="5AAEED73"/>
    <w:rsid w:val="5AB6BFB3"/>
    <w:rsid w:val="5AB85B8B"/>
    <w:rsid w:val="5AC533FF"/>
    <w:rsid w:val="5AD0189A"/>
    <w:rsid w:val="5ADCF813"/>
    <w:rsid w:val="5AF0A025"/>
    <w:rsid w:val="5B0E2044"/>
    <w:rsid w:val="5B5CCA64"/>
    <w:rsid w:val="5BD3FCA0"/>
    <w:rsid w:val="5BD51179"/>
    <w:rsid w:val="5BF6D6E3"/>
    <w:rsid w:val="5C1DF5DA"/>
    <w:rsid w:val="5C24B61E"/>
    <w:rsid w:val="5C65B651"/>
    <w:rsid w:val="5C70AF21"/>
    <w:rsid w:val="5C7AC4DB"/>
    <w:rsid w:val="5C829E21"/>
    <w:rsid w:val="5CB431BD"/>
    <w:rsid w:val="5CC8A73D"/>
    <w:rsid w:val="5CE99962"/>
    <w:rsid w:val="5CFB4F4C"/>
    <w:rsid w:val="5D005149"/>
    <w:rsid w:val="5D052FF5"/>
    <w:rsid w:val="5D2AC46C"/>
    <w:rsid w:val="5D3998BE"/>
    <w:rsid w:val="5D4876D5"/>
    <w:rsid w:val="5D5B8A90"/>
    <w:rsid w:val="5D66CDB1"/>
    <w:rsid w:val="5DB4005A"/>
    <w:rsid w:val="5DCE59D2"/>
    <w:rsid w:val="5DDB3F07"/>
    <w:rsid w:val="5DE52D1F"/>
    <w:rsid w:val="5E1FEAAA"/>
    <w:rsid w:val="5E26B6A9"/>
    <w:rsid w:val="5E283F93"/>
    <w:rsid w:val="5E77E34D"/>
    <w:rsid w:val="5E88F831"/>
    <w:rsid w:val="5E98B480"/>
    <w:rsid w:val="5E9CFF72"/>
    <w:rsid w:val="5E9D2373"/>
    <w:rsid w:val="5EAB1122"/>
    <w:rsid w:val="5EBFBAE5"/>
    <w:rsid w:val="5EC13DE2"/>
    <w:rsid w:val="5EE6A2C8"/>
    <w:rsid w:val="5EEA7C79"/>
    <w:rsid w:val="5EF1B1E2"/>
    <w:rsid w:val="5F04AB82"/>
    <w:rsid w:val="5F1A77B3"/>
    <w:rsid w:val="5F6470F8"/>
    <w:rsid w:val="5F8A284B"/>
    <w:rsid w:val="5FB2FBD3"/>
    <w:rsid w:val="5FD35D1C"/>
    <w:rsid w:val="5FF15AE9"/>
    <w:rsid w:val="5FF353B2"/>
    <w:rsid w:val="609C3FE7"/>
    <w:rsid w:val="60AE393F"/>
    <w:rsid w:val="60B93624"/>
    <w:rsid w:val="60CE96C5"/>
    <w:rsid w:val="60D88AD0"/>
    <w:rsid w:val="60DBE59C"/>
    <w:rsid w:val="60ED7CF4"/>
    <w:rsid w:val="60EE9FEB"/>
    <w:rsid w:val="6129EA4F"/>
    <w:rsid w:val="612AF7CF"/>
    <w:rsid w:val="6131A731"/>
    <w:rsid w:val="618C69ED"/>
    <w:rsid w:val="61AE8DF1"/>
    <w:rsid w:val="61C4E3AC"/>
    <w:rsid w:val="61CE284E"/>
    <w:rsid w:val="61DCB545"/>
    <w:rsid w:val="61FF4AC7"/>
    <w:rsid w:val="620D8F2C"/>
    <w:rsid w:val="6258C0CB"/>
    <w:rsid w:val="6259F63E"/>
    <w:rsid w:val="62616996"/>
    <w:rsid w:val="6275E8A7"/>
    <w:rsid w:val="6281FEBB"/>
    <w:rsid w:val="62AD44ED"/>
    <w:rsid w:val="62BA2627"/>
    <w:rsid w:val="62EC4A1F"/>
    <w:rsid w:val="62EE993B"/>
    <w:rsid w:val="633BC923"/>
    <w:rsid w:val="63503120"/>
    <w:rsid w:val="6353DAD3"/>
    <w:rsid w:val="63562F2D"/>
    <w:rsid w:val="636480D7"/>
    <w:rsid w:val="6391B92A"/>
    <w:rsid w:val="63B6696A"/>
    <w:rsid w:val="63C3636B"/>
    <w:rsid w:val="643522D5"/>
    <w:rsid w:val="6493CC72"/>
    <w:rsid w:val="64A8E201"/>
    <w:rsid w:val="64FFBB66"/>
    <w:rsid w:val="65131C04"/>
    <w:rsid w:val="65642366"/>
    <w:rsid w:val="6569B6A7"/>
    <w:rsid w:val="656D23C3"/>
    <w:rsid w:val="659A2EC0"/>
    <w:rsid w:val="65F29AF3"/>
    <w:rsid w:val="66026AF6"/>
    <w:rsid w:val="660FC2E1"/>
    <w:rsid w:val="6623AD8E"/>
    <w:rsid w:val="66255A0F"/>
    <w:rsid w:val="66418964"/>
    <w:rsid w:val="669F0946"/>
    <w:rsid w:val="66B22073"/>
    <w:rsid w:val="66B3D454"/>
    <w:rsid w:val="66BA5583"/>
    <w:rsid w:val="6717A327"/>
    <w:rsid w:val="675DF33C"/>
    <w:rsid w:val="6766BFBE"/>
    <w:rsid w:val="677329D4"/>
    <w:rsid w:val="6779CFFA"/>
    <w:rsid w:val="6785714A"/>
    <w:rsid w:val="67956EB6"/>
    <w:rsid w:val="67D90EA0"/>
    <w:rsid w:val="67E0849F"/>
    <w:rsid w:val="68232F07"/>
    <w:rsid w:val="68298637"/>
    <w:rsid w:val="68593B83"/>
    <w:rsid w:val="689683CF"/>
    <w:rsid w:val="689862DD"/>
    <w:rsid w:val="68A11914"/>
    <w:rsid w:val="68CAA507"/>
    <w:rsid w:val="6951617B"/>
    <w:rsid w:val="69727ABB"/>
    <w:rsid w:val="69805FBD"/>
    <w:rsid w:val="69815A0B"/>
    <w:rsid w:val="69875EF3"/>
    <w:rsid w:val="69A4EB6D"/>
    <w:rsid w:val="69B3D2D6"/>
    <w:rsid w:val="69E97A3C"/>
    <w:rsid w:val="6A1C4B6F"/>
    <w:rsid w:val="6A294507"/>
    <w:rsid w:val="6A303381"/>
    <w:rsid w:val="6A3B5A85"/>
    <w:rsid w:val="6A4DC242"/>
    <w:rsid w:val="6A65E1A2"/>
    <w:rsid w:val="6A73EFCE"/>
    <w:rsid w:val="6A749043"/>
    <w:rsid w:val="6A92D5DB"/>
    <w:rsid w:val="6AAFAE20"/>
    <w:rsid w:val="6B237549"/>
    <w:rsid w:val="6B42372C"/>
    <w:rsid w:val="6B4CC778"/>
    <w:rsid w:val="6B79EB05"/>
    <w:rsid w:val="6BA51360"/>
    <w:rsid w:val="6BE84A34"/>
    <w:rsid w:val="6CA1A704"/>
    <w:rsid w:val="6CAC96D9"/>
    <w:rsid w:val="6CB84AB5"/>
    <w:rsid w:val="6CCD8EB1"/>
    <w:rsid w:val="6CD3712A"/>
    <w:rsid w:val="6CFB5942"/>
    <w:rsid w:val="6CFBEAA9"/>
    <w:rsid w:val="6D14133A"/>
    <w:rsid w:val="6D235A19"/>
    <w:rsid w:val="6D2E911B"/>
    <w:rsid w:val="6D627034"/>
    <w:rsid w:val="6D971293"/>
    <w:rsid w:val="6DA458EE"/>
    <w:rsid w:val="6DADA389"/>
    <w:rsid w:val="6DD5EB36"/>
    <w:rsid w:val="6DD71546"/>
    <w:rsid w:val="6DF7F807"/>
    <w:rsid w:val="6E01536D"/>
    <w:rsid w:val="6E8A8FE5"/>
    <w:rsid w:val="6E9DD2C4"/>
    <w:rsid w:val="6F0104AA"/>
    <w:rsid w:val="6F057312"/>
    <w:rsid w:val="6F23E9BE"/>
    <w:rsid w:val="6F5204FB"/>
    <w:rsid w:val="6FC143A8"/>
    <w:rsid w:val="6FD44B56"/>
    <w:rsid w:val="6FD4F07C"/>
    <w:rsid w:val="6FE0EC2F"/>
    <w:rsid w:val="6FF3E7A6"/>
    <w:rsid w:val="703EE2D4"/>
    <w:rsid w:val="7099B217"/>
    <w:rsid w:val="70C36B77"/>
    <w:rsid w:val="70CD056C"/>
    <w:rsid w:val="713B21F9"/>
    <w:rsid w:val="7155DE3E"/>
    <w:rsid w:val="717E3C3F"/>
    <w:rsid w:val="71826AB8"/>
    <w:rsid w:val="719F7331"/>
    <w:rsid w:val="71B10840"/>
    <w:rsid w:val="71B3682D"/>
    <w:rsid w:val="71BC7D91"/>
    <w:rsid w:val="71D36724"/>
    <w:rsid w:val="71E62690"/>
    <w:rsid w:val="71EFD4A3"/>
    <w:rsid w:val="71FFC656"/>
    <w:rsid w:val="72157658"/>
    <w:rsid w:val="722CB86C"/>
    <w:rsid w:val="724E43FC"/>
    <w:rsid w:val="72E74F20"/>
    <w:rsid w:val="731ECBAF"/>
    <w:rsid w:val="73508C94"/>
    <w:rsid w:val="73630718"/>
    <w:rsid w:val="73666A84"/>
    <w:rsid w:val="737A1F59"/>
    <w:rsid w:val="73905B3D"/>
    <w:rsid w:val="73AC9DD3"/>
    <w:rsid w:val="743A950A"/>
    <w:rsid w:val="743D8B76"/>
    <w:rsid w:val="744A8CB0"/>
    <w:rsid w:val="7458908C"/>
    <w:rsid w:val="74719276"/>
    <w:rsid w:val="747FC78D"/>
    <w:rsid w:val="74878B0A"/>
    <w:rsid w:val="7488F1B5"/>
    <w:rsid w:val="7490FABA"/>
    <w:rsid w:val="74BB7886"/>
    <w:rsid w:val="74EBFEEE"/>
    <w:rsid w:val="74FE8776"/>
    <w:rsid w:val="750E0A91"/>
    <w:rsid w:val="7534A73D"/>
    <w:rsid w:val="75698A9A"/>
    <w:rsid w:val="759FC9B9"/>
    <w:rsid w:val="75AC0134"/>
    <w:rsid w:val="75B75679"/>
    <w:rsid w:val="75BE5E56"/>
    <w:rsid w:val="75CBEB53"/>
    <w:rsid w:val="75D30397"/>
    <w:rsid w:val="75E89888"/>
    <w:rsid w:val="760FE241"/>
    <w:rsid w:val="7620EE4B"/>
    <w:rsid w:val="769A15BF"/>
    <w:rsid w:val="76A3DDD8"/>
    <w:rsid w:val="76A9FBE5"/>
    <w:rsid w:val="76BD7F32"/>
    <w:rsid w:val="76F78ACC"/>
    <w:rsid w:val="77495D66"/>
    <w:rsid w:val="77814FA0"/>
    <w:rsid w:val="778C0D87"/>
    <w:rsid w:val="77A41AB8"/>
    <w:rsid w:val="7831DB7C"/>
    <w:rsid w:val="78874932"/>
    <w:rsid w:val="78ABD171"/>
    <w:rsid w:val="78FA6D9D"/>
    <w:rsid w:val="7909E0A1"/>
    <w:rsid w:val="790B7D64"/>
    <w:rsid w:val="7937906E"/>
    <w:rsid w:val="793C25B1"/>
    <w:rsid w:val="799BFA28"/>
    <w:rsid w:val="79F2A33F"/>
    <w:rsid w:val="7A0B78A8"/>
    <w:rsid w:val="7A11BAA8"/>
    <w:rsid w:val="7A43EE1F"/>
    <w:rsid w:val="7A73C74C"/>
    <w:rsid w:val="7A991380"/>
    <w:rsid w:val="7AA9F85D"/>
    <w:rsid w:val="7AC1C92A"/>
    <w:rsid w:val="7AD63E9E"/>
    <w:rsid w:val="7B21D539"/>
    <w:rsid w:val="7B23572D"/>
    <w:rsid w:val="7B679D6C"/>
    <w:rsid w:val="7BC0050C"/>
    <w:rsid w:val="7C2532AF"/>
    <w:rsid w:val="7C846C97"/>
    <w:rsid w:val="7C9251A4"/>
    <w:rsid w:val="7CB0C3A5"/>
    <w:rsid w:val="7CBA86D0"/>
    <w:rsid w:val="7CE709C0"/>
    <w:rsid w:val="7CECD463"/>
    <w:rsid w:val="7D0D7065"/>
    <w:rsid w:val="7D362CC2"/>
    <w:rsid w:val="7D373502"/>
    <w:rsid w:val="7D54E4EE"/>
    <w:rsid w:val="7D61EB91"/>
    <w:rsid w:val="7D9617F6"/>
    <w:rsid w:val="7DAA2AB4"/>
    <w:rsid w:val="7DD0968B"/>
    <w:rsid w:val="7DE97CF0"/>
    <w:rsid w:val="7DF39E31"/>
    <w:rsid w:val="7E2A9AF9"/>
    <w:rsid w:val="7E4C51DE"/>
    <w:rsid w:val="7E77E6E6"/>
    <w:rsid w:val="7ED65BB0"/>
    <w:rsid w:val="7ED8A9FD"/>
    <w:rsid w:val="7ED9E4E4"/>
    <w:rsid w:val="7F0DEFCF"/>
    <w:rsid w:val="7F273F4E"/>
    <w:rsid w:val="7F37BE63"/>
    <w:rsid w:val="7F6D2A18"/>
    <w:rsid w:val="7F738F74"/>
    <w:rsid w:val="7FB1E4BE"/>
    <w:rsid w:val="7FB65830"/>
    <w:rsid w:val="7FFA1B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80676F-C7EA-4156-8B43-DC21E89C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ECC"/>
    <w:rPr>
      <w:rFonts w:ascii="Myriad Pro" w:eastAsia="Myriad Pro" w:hAnsi="Myriad Pro" w:cs="Myriad Pro"/>
      <w:color w:val="333333"/>
    </w:rPr>
  </w:style>
  <w:style w:type="paragraph" w:styleId="Heading1">
    <w:name w:val="heading 1"/>
    <w:basedOn w:val="Normal"/>
    <w:next w:val="Normal"/>
    <w:link w:val="Heading1Char"/>
    <w:uiPriority w:val="9"/>
    <w:qFormat/>
    <w:rsid w:val="005B518A"/>
    <w:pPr>
      <w:keepNext/>
      <w:keepLines/>
      <w:numPr>
        <w:numId w:val="6"/>
      </w:numPr>
      <w:spacing w:before="240" w:after="120"/>
      <w:outlineLvl w:val="0"/>
    </w:pPr>
    <w:rPr>
      <w:b/>
      <w:bCs/>
      <w:color w:val="00586F"/>
      <w:sz w:val="36"/>
    </w:rPr>
  </w:style>
  <w:style w:type="paragraph" w:styleId="Heading2">
    <w:name w:val="heading 2"/>
    <w:basedOn w:val="Normal"/>
    <w:next w:val="Normal"/>
    <w:link w:val="Heading2Char"/>
    <w:uiPriority w:val="9"/>
    <w:unhideWhenUsed/>
    <w:qFormat/>
    <w:rsid w:val="005B518A"/>
    <w:pPr>
      <w:keepNext/>
      <w:keepLines/>
      <w:numPr>
        <w:ilvl w:val="1"/>
        <w:numId w:val="6"/>
      </w:numPr>
      <w:spacing w:before="200" w:after="100"/>
      <w:outlineLvl w:val="1"/>
    </w:pPr>
    <w:rPr>
      <w:rFonts w:eastAsiaTheme="majorEastAsia" w:cstheme="majorBidi"/>
      <w:b/>
      <w:bCs/>
      <w:color w:val="00586F"/>
      <w:sz w:val="28"/>
      <w:szCs w:val="26"/>
    </w:rPr>
  </w:style>
  <w:style w:type="paragraph" w:styleId="Heading3">
    <w:name w:val="heading 3"/>
    <w:basedOn w:val="Normal"/>
    <w:next w:val="Normal"/>
    <w:link w:val="Heading3Char"/>
    <w:uiPriority w:val="9"/>
    <w:unhideWhenUsed/>
    <w:qFormat/>
    <w:rsid w:val="005B518A"/>
    <w:pPr>
      <w:keepNext/>
      <w:keepLines/>
      <w:numPr>
        <w:ilvl w:val="2"/>
        <w:numId w:val="6"/>
      </w:numPr>
      <w:spacing w:before="160" w:after="80"/>
      <w:outlineLvl w:val="2"/>
    </w:pPr>
    <w:rPr>
      <w:rFonts w:eastAsiaTheme="majorEastAsia" w:cstheme="majorBidi"/>
      <w:b/>
      <w:bCs/>
      <w:color w:val="00586F"/>
      <w:sz w:val="24"/>
    </w:rPr>
  </w:style>
  <w:style w:type="paragraph" w:styleId="Heading4">
    <w:name w:val="heading 4"/>
    <w:basedOn w:val="Normal"/>
    <w:next w:val="Normal"/>
    <w:link w:val="Heading4Char"/>
    <w:uiPriority w:val="9"/>
    <w:semiHidden/>
    <w:unhideWhenUsed/>
    <w:qFormat/>
    <w:rsid w:val="00FC693F"/>
    <w:pPr>
      <w:keepNext/>
      <w:keepLines/>
      <w:numPr>
        <w:ilvl w:val="3"/>
        <w:numId w:val="6"/>
      </w:numPr>
      <w:spacing w:before="120" w:after="60"/>
      <w:ind w:left="252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NCDOT Header,Header Line1,Header1,Draft,hd,ITT i,sbv,Even"/>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aliases w:val="NCDOT Header Char,Header Line1 Char,Header1 Char,Draft Char,hd Char,ITT i Char,sbv Char,Even Char"/>
    <w:basedOn w:val="DefaultParagraphFont"/>
    <w:link w:val="Header"/>
    <w:uiPriority w:val="99"/>
    <w:qFormat/>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qFormat/>
    <w:rsid w:val="005B518A"/>
    <w:rPr>
      <w:rFonts w:ascii="Myriad Pro" w:eastAsia="Myriad Pro" w:hAnsi="Myriad Pro" w:cs="Myriad Pro"/>
      <w:b/>
      <w:bCs/>
      <w:color w:val="00586F"/>
      <w:sz w:val="36"/>
    </w:rPr>
  </w:style>
  <w:style w:type="character" w:customStyle="1" w:styleId="Heading2Char">
    <w:name w:val="Heading 2 Char"/>
    <w:basedOn w:val="DefaultParagraphFont"/>
    <w:link w:val="Heading2"/>
    <w:uiPriority w:val="9"/>
    <w:qFormat/>
    <w:rsid w:val="005B518A"/>
    <w:rPr>
      <w:rFonts w:ascii="Myriad Pro" w:eastAsiaTheme="majorEastAsia" w:hAnsi="Myriad Pro" w:cstheme="majorBidi"/>
      <w:b/>
      <w:bCs/>
      <w:color w:val="00586F"/>
      <w:sz w:val="28"/>
      <w:szCs w:val="26"/>
    </w:rPr>
  </w:style>
  <w:style w:type="character" w:customStyle="1" w:styleId="Heading3Char">
    <w:name w:val="Heading 3 Char"/>
    <w:basedOn w:val="DefaultParagraphFont"/>
    <w:link w:val="Heading3"/>
    <w:uiPriority w:val="9"/>
    <w:qFormat/>
    <w:rsid w:val="005B518A"/>
    <w:rPr>
      <w:rFonts w:ascii="Myriad Pro" w:eastAsiaTheme="majorEastAsia" w:hAnsi="Myriad Pro" w:cstheme="majorBidi"/>
      <w:b/>
      <w:bCs/>
      <w:color w:val="00586F"/>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qFormat/>
    <w:rsid w:val="00AA1D8D"/>
  </w:style>
  <w:style w:type="paragraph" w:styleId="BodyText2">
    <w:name w:val="Body Text 2"/>
    <w:basedOn w:val="Normal"/>
    <w:link w:val="BodyText2Char"/>
    <w:uiPriority w:val="99"/>
    <w:unhideWhenUsed/>
    <w:qFormat/>
    <w:rsid w:val="00AA1D8D"/>
    <w:pPr>
      <w:spacing w:after="120" w:line="480" w:lineRule="auto"/>
    </w:pPr>
  </w:style>
  <w:style w:type="character" w:customStyle="1" w:styleId="BodyText2Char">
    <w:name w:val="Body Text 2 Char"/>
    <w:basedOn w:val="DefaultParagraphFont"/>
    <w:link w:val="BodyText2"/>
    <w:uiPriority w:val="99"/>
    <w:qFormat/>
    <w:rsid w:val="00AA1D8D"/>
  </w:style>
  <w:style w:type="paragraph" w:styleId="BodyText3">
    <w:name w:val="Body Text 3"/>
    <w:basedOn w:val="Normal"/>
    <w:link w:val="BodyText3Char"/>
    <w:uiPriority w:val="99"/>
    <w:unhideWhenUsed/>
    <w:qFormat/>
    <w:rsid w:val="00AA1D8D"/>
    <w:pPr>
      <w:spacing w:after="120"/>
    </w:pPr>
    <w:rPr>
      <w:sz w:val="16"/>
      <w:szCs w:val="16"/>
    </w:rPr>
  </w:style>
  <w:style w:type="character" w:customStyle="1" w:styleId="BodyText3Char">
    <w:name w:val="Body Text 3 Char"/>
    <w:basedOn w:val="DefaultParagraphFont"/>
    <w:link w:val="BodyText3"/>
    <w:uiPriority w:val="99"/>
    <w:qFormat/>
    <w:rsid w:val="00AA1D8D"/>
    <w:rPr>
      <w:rFonts w:ascii="Myriad Pro" w:eastAsia="Myriad Pro" w:hAnsi="Myriad Pro" w:cs="Myriad Pro"/>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1"/>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3"/>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pPr>
    <w:rPr>
      <w:rFonts w:ascii="Myriad Pro" w:eastAsia="Myriad Pro" w:hAnsi="Myriad Pro" w:cs="Myriad Pro"/>
      <w:sz w:val="20"/>
      <w:szCs w:val="20"/>
    </w:rPr>
  </w:style>
  <w:style w:type="character" w:customStyle="1" w:styleId="MacroTextChar">
    <w:name w:val="Macro Text Char"/>
    <w:basedOn w:val="DefaultParagraphFont"/>
    <w:link w:val="MacroText"/>
    <w:uiPriority w:val="99"/>
    <w:qFormat/>
    <w:rsid w:val="0029639D"/>
    <w:rPr>
      <w:rFonts w:ascii="Myriad Pro" w:eastAsia="Myriad Pro" w:hAnsi="Myriad Pro" w:cs="Myriad Pro"/>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qFormat/>
    <w:rsid w:val="00FC693F"/>
    <w:rPr>
      <w:rFonts w:ascii="Myriad Pro" w:eastAsia="Myriad Pro" w:hAnsi="Myriad Pro" w:cs="Myriad Pro"/>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333333"/>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Myriad Pro" w:eastAsia="Myriad Pro" w:hAnsi="Myriad Pro" w:cs="Myriad Pro"/>
      <w:b/>
      <w:bCs/>
    </w:rPr>
  </w:style>
  <w:style w:type="character" w:styleId="Emphasis">
    <w:name w:val="Emphasis"/>
    <w:basedOn w:val="DefaultParagraphFont"/>
    <w:uiPriority w:val="20"/>
    <w:qFormat/>
    <w:rsid w:val="00FC693F"/>
    <w:rPr>
      <w:rFonts w:ascii="Myriad Pro" w:eastAsia="Myriad Pro" w:hAnsi="Myriad Pro" w:cs="Myriad Pro"/>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sid w:val="00FC693F"/>
    <w:rPr>
      <w:rFonts w:ascii="Myriad Pro" w:eastAsia="Myriad Pro" w:hAnsi="Myriad Pro" w:cs="Myriad Pro"/>
      <w:b/>
      <w:bCs/>
      <w:i/>
      <w:iCs/>
      <w:color w:val="4F81BD" w:themeColor="accent1"/>
    </w:rPr>
  </w:style>
  <w:style w:type="character" w:styleId="SubtleEmphasis">
    <w:name w:val="Subtle Emphasis"/>
    <w:basedOn w:val="DefaultParagraphFont"/>
    <w:uiPriority w:val="19"/>
    <w:qFormat/>
    <w:rsid w:val="00FC693F"/>
    <w:rPr>
      <w:rFonts w:ascii="Myriad Pro" w:eastAsia="Myriad Pro" w:hAnsi="Myriad Pro" w:cs="Myriad Pro"/>
      <w:i/>
      <w:iCs/>
      <w:color w:val="808080" w:themeColor="text1" w:themeTint="7F"/>
    </w:rPr>
  </w:style>
  <w:style w:type="character" w:styleId="IntenseEmphasis">
    <w:name w:val="Intense Emphasis"/>
    <w:basedOn w:val="DefaultParagraphFont"/>
    <w:uiPriority w:val="21"/>
    <w:qFormat/>
    <w:rsid w:val="00FC693F"/>
    <w:rPr>
      <w:rFonts w:ascii="Myriad Pro" w:eastAsia="Myriad Pro" w:hAnsi="Myriad Pro" w:cs="Myriad Pro"/>
      <w:b/>
      <w:bCs/>
      <w:i/>
      <w:iCs/>
      <w:color w:val="4F81BD" w:themeColor="accent1"/>
    </w:rPr>
  </w:style>
  <w:style w:type="character" w:styleId="SubtleReference">
    <w:name w:val="Subtle Reference"/>
    <w:basedOn w:val="DefaultParagraphFont"/>
    <w:uiPriority w:val="31"/>
    <w:qFormat/>
    <w:rsid w:val="00FC693F"/>
    <w:rPr>
      <w:rFonts w:ascii="Myriad Pro" w:eastAsia="Myriad Pro" w:hAnsi="Myriad Pro" w:cs="Myriad Pro"/>
      <w:smallCaps/>
      <w:color w:val="C0504D" w:themeColor="accent2"/>
      <w:u w:val="single"/>
    </w:rPr>
  </w:style>
  <w:style w:type="character" w:styleId="IntenseReference">
    <w:name w:val="Intense Reference"/>
    <w:basedOn w:val="DefaultParagraphFont"/>
    <w:uiPriority w:val="32"/>
    <w:qFormat/>
    <w:rsid w:val="00FC693F"/>
    <w:rPr>
      <w:rFonts w:ascii="Myriad Pro" w:eastAsia="Myriad Pro" w:hAnsi="Myriad Pro" w:cs="Myriad Pro"/>
      <w:b/>
      <w:bCs/>
      <w:smallCaps/>
      <w:color w:val="C0504D" w:themeColor="accent2"/>
      <w:spacing w:val="5"/>
      <w:u w:val="single"/>
    </w:rPr>
  </w:style>
  <w:style w:type="character" w:styleId="BookTitle">
    <w:name w:val="Book Title"/>
    <w:basedOn w:val="DefaultParagraphFont"/>
    <w:uiPriority w:val="33"/>
    <w:qFormat/>
    <w:rsid w:val="00FC693F"/>
    <w:rPr>
      <w:rFonts w:ascii="Myriad Pro" w:eastAsia="Myriad Pro" w:hAnsi="Myriad Pro" w:cs="Myriad Pro"/>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Myriad Pro" w:eastAsia="Myriad Pro" w:hAnsi="Myriad Pro" w:cs="Myriad Pro"/>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Myriad Pro" w:eastAsia="Myriad Pro" w:hAnsi="Myriad Pro" w:cs="Myriad Pro"/>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Myriad Pro" w:eastAsia="Myriad Pro" w:hAnsi="Myriad Pro" w:cs="Myriad Pro"/>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Myriad Pro" w:eastAsia="Myriad Pro" w:hAnsi="Myriad Pro" w:cs="Myriad Pro"/>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Myriad Pro" w:eastAsia="Myriad Pro" w:hAnsi="Myriad Pro" w:cs="Myriad Pro"/>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Myriad Pro" w:eastAsia="Myriad Pro" w:hAnsi="Myriad Pro" w:cs="Myriad Pro"/>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Myriad Pro" w:eastAsia="Myriad Pro" w:hAnsi="Myriad Pro" w:cs="Myriad Pro"/>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Myriad Pro" w:eastAsia="Myriad Pro" w:hAnsi="Myriad Pro" w:cs="Myriad Pro"/>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Myriad Pro" w:eastAsia="Myriad Pro" w:hAnsi="Myriad Pro" w:cs="Myriad Pro"/>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Myriad Pro" w:eastAsia="Myriad Pro" w:hAnsi="Myriad Pro" w:cs="Myriad Pro"/>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Myriad Pro" w:eastAsia="Myriad Pro" w:hAnsi="Myriad Pro" w:cs="Myriad Pro"/>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Myriad Pro" w:eastAsia="Myriad Pro" w:hAnsi="Myriad Pro" w:cs="Myriad Pro"/>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Myriad Pro" w:eastAsia="Myriad Pro" w:hAnsi="Myriad Pro" w:cs="Myriad Pro"/>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Myriad Pro" w:eastAsia="Myriad Pro" w:hAnsi="Myriad Pro" w:cs="Myriad Pro"/>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Myriad Pro" w:eastAsia="Myriad Pro" w:hAnsi="Myriad Pro" w:cs="Myriad Pro"/>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000000" w:themeFill="text1"/>
      </w:tcPr>
    </w:tblStylePr>
    <w:tblStylePr w:type="lastRow">
      <w:pPr>
        <w:spacing w:before="0" w:after="0" w:line="240" w:lineRule="auto"/>
      </w:pPr>
      <w:rPr>
        <w:rFonts w:ascii="Myriad Pro" w:eastAsia="Myriad Pro" w:hAnsi="Myriad Pro" w:cs="Myriad Pro"/>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4F81BD" w:themeFill="accent1"/>
      </w:tcPr>
    </w:tblStylePr>
    <w:tblStylePr w:type="lastRow">
      <w:pPr>
        <w:spacing w:before="0" w:after="0" w:line="240" w:lineRule="auto"/>
      </w:pPr>
      <w:rPr>
        <w:rFonts w:ascii="Myriad Pro" w:eastAsia="Myriad Pro" w:hAnsi="Myriad Pro" w:cs="Myriad Pro"/>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C0504D" w:themeFill="accent2"/>
      </w:tcPr>
    </w:tblStylePr>
    <w:tblStylePr w:type="lastRow">
      <w:pPr>
        <w:spacing w:before="0" w:after="0" w:line="240" w:lineRule="auto"/>
      </w:pPr>
      <w:rPr>
        <w:rFonts w:ascii="Myriad Pro" w:eastAsia="Myriad Pro" w:hAnsi="Myriad Pro" w:cs="Myriad Pro"/>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9BBB59" w:themeFill="accent3"/>
      </w:tcPr>
    </w:tblStylePr>
    <w:tblStylePr w:type="lastRow">
      <w:pPr>
        <w:spacing w:before="0" w:after="0" w:line="240" w:lineRule="auto"/>
      </w:pPr>
      <w:rPr>
        <w:rFonts w:ascii="Myriad Pro" w:eastAsia="Myriad Pro" w:hAnsi="Myriad Pro" w:cs="Myriad Pro"/>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8064A2" w:themeFill="accent4"/>
      </w:tcPr>
    </w:tblStylePr>
    <w:tblStylePr w:type="lastRow">
      <w:pPr>
        <w:spacing w:before="0" w:after="0" w:line="240" w:lineRule="auto"/>
      </w:pPr>
      <w:rPr>
        <w:rFonts w:ascii="Myriad Pro" w:eastAsia="Myriad Pro" w:hAnsi="Myriad Pro" w:cs="Myriad Pro"/>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4BACC6" w:themeFill="accent5"/>
      </w:tcPr>
    </w:tblStylePr>
    <w:tblStylePr w:type="lastRow">
      <w:pPr>
        <w:spacing w:before="0" w:after="0" w:line="240" w:lineRule="auto"/>
      </w:pPr>
      <w:rPr>
        <w:rFonts w:ascii="Myriad Pro" w:eastAsia="Myriad Pro" w:hAnsi="Myriad Pro" w:cs="Myriad Pro"/>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Myriad Pro" w:eastAsia="Myriad Pro" w:hAnsi="Myriad Pro" w:cs="Myriad Pro"/>
        <w:b/>
        <w:bCs/>
        <w:color w:val="FFFFFF" w:themeColor="background1"/>
      </w:rPr>
      <w:tblPr/>
      <w:tcPr>
        <w:shd w:val="clear" w:color="auto" w:fill="F79646" w:themeFill="accent6"/>
      </w:tcPr>
    </w:tblStylePr>
    <w:tblStylePr w:type="lastRow">
      <w:pPr>
        <w:spacing w:before="0" w:after="0" w:line="240" w:lineRule="auto"/>
      </w:pPr>
      <w:rPr>
        <w:rFonts w:ascii="Myriad Pro" w:eastAsia="Myriad Pro" w:hAnsi="Myriad Pro" w:cs="Myriad Pro"/>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Myriad Pro" w:eastAsia="Myriad Pro" w:hAnsi="Myriad Pro" w:cs="Myriad Pro"/>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Myriad Pro" w:eastAsia="Myriad Pro" w:hAnsi="Myriad Pro" w:cs="Myriad Pro"/>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Myriad Pro" w:eastAsia="Myriad Pro" w:hAnsi="Myriad Pro" w:cs="Myriad Pro"/>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Myriad Pro" w:eastAsia="Myriad Pro" w:hAnsi="Myriad Pro" w:cs="Myriad Pro"/>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Myriad Pro" w:eastAsia="Myriad Pro" w:hAnsi="Myriad Pro" w:cs="Myriad Pro"/>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Myriad Pro" w:eastAsia="Myriad Pro" w:hAnsi="Myriad Pro" w:cs="Myriad Pro"/>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Myriad Pro" w:eastAsia="Myriad Pro" w:hAnsi="Myriad Pro" w:cs="Myriad Pro"/>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Myriad Pro" w:eastAsia="Myriad Pro" w:hAnsi="Myriad Pro" w:cs="Myriad Pro"/>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Myriad Pro" w:eastAsia="Myriad Pro" w:hAnsi="Myriad Pro" w:cs="Myriad Pro"/>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Myriad Pro" w:eastAsia="Myriad Pro" w:hAnsi="Myriad Pro" w:cs="Myriad Pro"/>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Myriad Pro" w:eastAsia="Myriad Pro" w:hAnsi="Myriad Pro" w:cs="Myriad Pro"/>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Myriad Pro" w:eastAsia="Myriad Pro" w:hAnsi="Myriad Pro" w:cs="Myriad Pro"/>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rFonts w:ascii="Myriad Pro" w:eastAsia="Myriad Pro" w:hAnsi="Myriad Pro" w:cs="Myriad Pro"/>
        <w:b/>
        <w:bCs/>
        <w:color w:val="1F497D" w:themeColor="text2"/>
      </w:rPr>
      <w:tblPr/>
      <w:tcPr>
        <w:tcBorders>
          <w:top w:val="single" w:sz="8" w:space="0" w:color="000000" w:themeColor="text1"/>
          <w:bottom w:val="single" w:sz="8" w:space="0" w:color="000000" w:themeColor="tex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rFonts w:ascii="Myriad Pro" w:eastAsia="Myriad Pro" w:hAnsi="Myriad Pro" w:cs="Myriad Pro"/>
        <w:b/>
        <w:bCs/>
        <w:color w:val="1F497D" w:themeColor="text2"/>
      </w:rPr>
      <w:tblPr/>
      <w:tcPr>
        <w:tcBorders>
          <w:top w:val="single" w:sz="8" w:space="0" w:color="4F81BD" w:themeColor="accent1"/>
          <w:bottom w:val="single" w:sz="8" w:space="0" w:color="4F81BD" w:themeColor="accent1"/>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rFonts w:ascii="Myriad Pro" w:eastAsia="Myriad Pro" w:hAnsi="Myriad Pro" w:cs="Myriad Pro"/>
        <w:b/>
        <w:bCs/>
        <w:color w:val="1F497D" w:themeColor="text2"/>
      </w:rPr>
      <w:tblPr/>
      <w:tcPr>
        <w:tcBorders>
          <w:top w:val="single" w:sz="8" w:space="0" w:color="C0504D" w:themeColor="accent2"/>
          <w:bottom w:val="single" w:sz="8" w:space="0" w:color="C0504D" w:themeColor="accent2"/>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rFonts w:ascii="Myriad Pro" w:eastAsia="Myriad Pro" w:hAnsi="Myriad Pro" w:cs="Myriad Pro"/>
        <w:b/>
        <w:bCs/>
        <w:color w:val="1F497D" w:themeColor="text2"/>
      </w:rPr>
      <w:tblPr/>
      <w:tcPr>
        <w:tcBorders>
          <w:top w:val="single" w:sz="8" w:space="0" w:color="9BBB59" w:themeColor="accent3"/>
          <w:bottom w:val="single" w:sz="8" w:space="0" w:color="9BBB59" w:themeColor="accent3"/>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rFonts w:ascii="Myriad Pro" w:eastAsia="Myriad Pro" w:hAnsi="Myriad Pro" w:cs="Myriad Pro"/>
        <w:b/>
        <w:bCs/>
        <w:color w:val="1F497D" w:themeColor="text2"/>
      </w:rPr>
      <w:tblPr/>
      <w:tcPr>
        <w:tcBorders>
          <w:top w:val="single" w:sz="8" w:space="0" w:color="8064A2" w:themeColor="accent4"/>
          <w:bottom w:val="single" w:sz="8" w:space="0" w:color="8064A2" w:themeColor="accent4"/>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rFonts w:ascii="Myriad Pro" w:eastAsia="Myriad Pro" w:hAnsi="Myriad Pro" w:cs="Myriad Pro"/>
        <w:b/>
        <w:bCs/>
        <w:color w:val="1F497D" w:themeColor="text2"/>
      </w:rPr>
      <w:tblPr/>
      <w:tcPr>
        <w:tcBorders>
          <w:top w:val="single" w:sz="8" w:space="0" w:color="4BACC6" w:themeColor="accent5"/>
          <w:bottom w:val="single" w:sz="8" w:space="0" w:color="4BACC6" w:themeColor="accent5"/>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rFonts w:ascii="Myriad Pro" w:eastAsia="Myriad Pro" w:hAnsi="Myriad Pro" w:cs="Myriad Pro"/>
        <w:b/>
        <w:bCs/>
        <w:color w:val="1F497D" w:themeColor="text2"/>
      </w:rPr>
      <w:tblPr/>
      <w:tcPr>
        <w:tcBorders>
          <w:top w:val="single" w:sz="8" w:space="0" w:color="F79646" w:themeColor="accent6"/>
          <w:bottom w:val="single" w:sz="8" w:space="0" w:color="F79646" w:themeColor="accent6"/>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Myriad Pro" w:eastAsia="Myriad Pro" w:hAnsi="Myriad Pro" w:cs="Myriad Pro"/>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Myriad Pro" w:eastAsia="Myriad Pro" w:hAnsi="Myriad Pro" w:cs="Myriad Pro"/>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Myriad Pro" w:eastAsia="Myriad Pro" w:hAnsi="Myriad Pro" w:cs="Myriad Pro"/>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Myriad Pro" w:eastAsia="Myriad Pro" w:hAnsi="Myriad Pro" w:cs="Myriad Pro"/>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Myriad Pro" w:eastAsia="Myriad Pro" w:hAnsi="Myriad Pro" w:cs="Myriad Pro"/>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Myriad Pro" w:eastAsia="Myriad Pro" w:hAnsi="Myriad Pro" w:cs="Myriad Pro"/>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Myriad Pro" w:eastAsia="Myriad Pro" w:hAnsi="Myriad Pro" w:cs="Myriad Pro"/>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404040" w:themeColor="text1"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7BA0CD" w:themeColor="accent1"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CF7B79" w:themeColor="accent2"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B3CC82" w:themeColor="accent3"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9F8AB9" w:themeColor="accent4"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78C0D4" w:themeColor="accent5"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Myriad Pro" w:eastAsia="Myriad Pro" w:hAnsi="Myriad Pro" w:cs="Myriad Pro"/>
        <w:b/>
        <w:bCs/>
      </w:rPr>
    </w:tblStylePr>
    <w:tblStylePr w:type="lastRow">
      <w:rPr>
        <w:rFonts w:ascii="Myriad Pro" w:eastAsia="Myriad Pro" w:hAnsi="Myriad Pro" w:cs="Myriad Pro"/>
        <w:b/>
        <w:bCs/>
      </w:rPr>
      <w:tblPr/>
      <w:tcPr>
        <w:tcBorders>
          <w:top w:val="single" w:sz="18" w:space="0" w:color="F9B074" w:themeColor="accent6" w:themeTint="BF"/>
        </w:tcBorders>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Myriad Pro" w:eastAsia="Myriad Pro" w:hAnsi="Myriad Pro" w:cs="Myriad Pro"/>
        <w:b/>
        <w:bCs/>
        <w:color w:val="000000" w:themeColor="text1"/>
      </w:rPr>
      <w:tblPr/>
      <w:tcPr>
        <w:shd w:val="clear" w:color="auto" w:fill="E6E6E6" w:themeFill="text1"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Myriad Pro" w:eastAsia="Myriad Pro" w:hAnsi="Myriad Pro" w:cs="Myriad Pro"/>
        <w:b/>
        <w:bCs/>
        <w:color w:val="000000" w:themeColor="text1"/>
      </w:rPr>
      <w:tblPr/>
      <w:tcPr>
        <w:shd w:val="clear" w:color="auto" w:fill="EDF2F8" w:themeFill="accent1"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Myriad Pro" w:eastAsia="Myriad Pro" w:hAnsi="Myriad Pro" w:cs="Myriad Pro"/>
        <w:b/>
        <w:bCs/>
        <w:color w:val="000000" w:themeColor="text1"/>
      </w:rPr>
      <w:tblPr/>
      <w:tcPr>
        <w:shd w:val="clear" w:color="auto" w:fill="F8EDED" w:themeFill="accent2"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Myriad Pro" w:eastAsia="Myriad Pro" w:hAnsi="Myriad Pro" w:cs="Myriad Pro"/>
        <w:b/>
        <w:bCs/>
        <w:color w:val="000000" w:themeColor="text1"/>
      </w:rPr>
      <w:tblPr/>
      <w:tcPr>
        <w:shd w:val="clear" w:color="auto" w:fill="F5F8EE" w:themeFill="accent3"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Myriad Pro" w:eastAsia="Myriad Pro" w:hAnsi="Myriad Pro" w:cs="Myriad Pro"/>
        <w:b/>
        <w:bCs/>
        <w:color w:val="000000" w:themeColor="text1"/>
      </w:rPr>
      <w:tblPr/>
      <w:tcPr>
        <w:shd w:val="clear" w:color="auto" w:fill="F2EFF6" w:themeFill="accent4"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Myriad Pro" w:eastAsia="Myriad Pro" w:hAnsi="Myriad Pro" w:cs="Myriad Pro"/>
        <w:b/>
        <w:bCs/>
        <w:color w:val="000000" w:themeColor="text1"/>
      </w:rPr>
      <w:tblPr/>
      <w:tcPr>
        <w:shd w:val="clear" w:color="auto" w:fill="EDF6F9" w:themeFill="accent5"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Myriad Pro" w:eastAsia="Myriad Pro" w:hAnsi="Myriad Pro" w:cs="Myriad Pro"/>
        <w:b/>
        <w:bCs/>
        <w:color w:val="000000" w:themeColor="text1"/>
      </w:rPr>
      <w:tblPr/>
      <w:tcPr>
        <w:shd w:val="clear" w:color="auto" w:fill="FEF4EC" w:themeFill="accent6" w:themeFillTint="19"/>
      </w:tcPr>
    </w:tblStylePr>
    <w:tblStylePr w:type="lastRow">
      <w:rPr>
        <w:rFonts w:ascii="Myriad Pro" w:eastAsia="Myriad Pro" w:hAnsi="Myriad Pro" w:cs="Myriad Pro"/>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Myriad Pro" w:eastAsia="Myriad Pro" w:hAnsi="Myriad Pro" w:cs="Myriad Pro"/>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Myriad Pro" w:eastAsia="Myriad Pro" w:hAnsi="Myriad Pro" w:cs="Myriad Pro"/>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Myriad Pro" w:eastAsia="Myriad Pro" w:hAnsi="Myriad Pro" w:cs="Myriad Pro"/>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Myriad Pro" w:eastAsia="Myriad Pro" w:hAnsi="Myriad Pro" w:cs="Myriad Pro"/>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Myriad Pro" w:eastAsia="Myriad Pro" w:hAnsi="Myriad Pro" w:cs="Myriad Pro"/>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Myriad Pro" w:eastAsia="Myriad Pro" w:hAnsi="Myriad Pro" w:cs="Myriad Pro"/>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000000" w:themeFill="text1"/>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4F81BD" w:themeFill="accent1"/>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C0504D" w:themeFill="accent2"/>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9BBB59" w:themeFill="accent3"/>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8064A2" w:themeFill="accent4"/>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4BACC6" w:themeFill="accent5"/>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Myriad Pro" w:eastAsia="Myriad Pro" w:hAnsi="Myriad Pro" w:cs="Myriad Pro"/>
      <w:color w:val="FFFFFF" w:themeColor="background1"/>
    </w:rPr>
    <w:tblPr>
      <w:tblStyleRowBandSize w:val="1"/>
      <w:tblStyleColBandSize w:val="1"/>
    </w:tblPr>
    <w:tcPr>
      <w:shd w:val="clear" w:color="auto" w:fill="F79646" w:themeFill="accent6"/>
    </w:tcPr>
    <w:tblStylePr w:type="firstRow">
      <w:rPr>
        <w:rFonts w:ascii="Myriad Pro" w:eastAsia="Myriad Pro" w:hAnsi="Myriad Pro" w:cs="Myriad Pro"/>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1">
    <w:name w:val="Colorful Shading Accent 1"/>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2">
    <w:name w:val="Colorful Shading Accent 2"/>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Myriad Pro" w:eastAsia="Myriad Pro" w:hAnsi="Myriad Pro" w:cs="Myriad Pro"/>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3">
    <w:name w:val="Colorful Shading Accent 3"/>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Myriad Pro" w:eastAsia="Myriad Pro" w:hAnsi="Myriad Pro" w:cs="Myriad Pro"/>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Myriad Pro" w:eastAsia="Myriad Pro" w:hAnsi="Myriad Pro" w:cs="Myriad Pro"/>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5">
    <w:name w:val="Colorful Shading Accent 5"/>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Myriad Pro" w:eastAsia="Myriad Pro" w:hAnsi="Myriad Pro" w:cs="Myriad Pro"/>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Shading-Accent6">
    <w:name w:val="Colorful Shading Accent 6"/>
    <w:basedOn w:val="TableNormal"/>
    <w:uiPriority w:val="71"/>
    <w:rsid w:val="00CB0664"/>
    <w:pPr>
      <w:spacing w:after="0" w:line="240" w:lineRule="auto"/>
    </w:pPr>
    <w:rPr>
      <w:rFonts w:ascii="Myriad Pro" w:eastAsia="Myriad Pro" w:hAnsi="Myriad Pro" w:cs="Myriad Pro"/>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Myriad Pro" w:eastAsia="Myriad Pro" w:hAnsi="Myriad Pro" w:cs="Myriad Pro"/>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Myriad Pro" w:eastAsia="Myriad Pro" w:hAnsi="Myriad Pro" w:cs="Myriad Pro"/>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Myriad Pro" w:eastAsia="Myriad Pro" w:hAnsi="Myriad Pro" w:cs="Myriad Pro"/>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Myriad Pro" w:eastAsia="Myriad Pro" w:hAnsi="Myriad Pro" w:cs="Myriad Pro"/>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Myriad Pro" w:eastAsia="Myriad Pro" w:hAnsi="Myriad Pro" w:cs="Myriad Pro"/>
        <w:color w:val="000000" w:themeColor="text1"/>
      </w:rPr>
    </w:tblStylePr>
    <w:tblStylePr w:type="nwCell">
      <w:rPr>
        <w:rFonts w:ascii="Myriad Pro" w:eastAsia="Myriad Pro" w:hAnsi="Myriad Pro" w:cs="Myriad Pro"/>
        <w:color w:val="000000" w:themeColor="text1"/>
      </w:rPr>
    </w:tblStylePr>
  </w:style>
  <w:style w:type="table" w:styleId="ColorfulList">
    <w:name w:val="Colorful List"/>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6E6E6" w:themeFill="text1"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DF2F8" w:themeFill="accent1"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8EDED" w:themeFill="accent2"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Myriad Pro" w:eastAsia="Myriad Pro" w:hAnsi="Myriad Pro" w:cs="Myriad Pro"/>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5F8EE" w:themeFill="accent3"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Myriad Pro" w:eastAsia="Myriad Pro" w:hAnsi="Myriad Pro" w:cs="Myriad Pro"/>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2EFF6" w:themeFill="accent4"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Myriad Pro" w:eastAsia="Myriad Pro" w:hAnsi="Myriad Pro" w:cs="Myriad Pro"/>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EDF6F9" w:themeFill="accent5"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Myriad Pro" w:eastAsia="Myriad Pro" w:hAnsi="Myriad Pro" w:cs="Myriad Pro"/>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Myriad Pro" w:eastAsia="Myriad Pro" w:hAnsi="Myriad Pro" w:cs="Myriad Pro"/>
      <w:color w:val="000000" w:themeColor="text1"/>
    </w:rPr>
    <w:tblPr>
      <w:tblStyleRowBandSize w:val="1"/>
      <w:tblStyleColBandSize w:val="1"/>
    </w:tblPr>
    <w:tcPr>
      <w:shd w:val="clear" w:color="auto" w:fill="FEF4EC" w:themeFill="accent6" w:themeFillTint="19"/>
    </w:tcPr>
    <w:tblStylePr w:type="firstRow">
      <w:rPr>
        <w:rFonts w:ascii="Myriad Pro" w:eastAsia="Myriad Pro" w:hAnsi="Myriad Pro" w:cs="Myriad Pro"/>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Myriad Pro" w:eastAsia="Myriad Pro" w:hAnsi="Myriad Pro" w:cs="Myriad Pro"/>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Myriad Pro" w:eastAsia="Myriad Pro" w:hAnsi="Myriad Pro" w:cs="Myriad Pro"/>
        <w:b/>
        <w:bCs/>
      </w:rPr>
    </w:tblStylePr>
    <w:tblStylePr w:type="lastCol">
      <w:rPr>
        <w:rFonts w:ascii="Myriad Pro" w:eastAsia="Myriad Pro" w:hAnsi="Myriad Pro" w:cs="Myriad Pro"/>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Myriad Pro" w:eastAsia="Myriad Pro" w:hAnsi="Myriad Pro" w:cs="Myriad Pro"/>
        <w:b/>
        <w:bCs/>
      </w:rPr>
      <w:tblPr/>
      <w:tcPr>
        <w:shd w:val="clear" w:color="auto" w:fill="999999" w:themeFill="text1" w:themeFillTint="66"/>
      </w:tcPr>
    </w:tblStylePr>
    <w:tblStylePr w:type="lastRow">
      <w:rPr>
        <w:rFonts w:ascii="Myriad Pro" w:eastAsia="Myriad Pro" w:hAnsi="Myriad Pro" w:cs="Myriad Pro"/>
        <w:b/>
        <w:bCs/>
        <w:color w:val="000000" w:themeColor="text1"/>
      </w:rPr>
      <w:tblPr/>
      <w:tcPr>
        <w:shd w:val="clear" w:color="auto" w:fill="999999" w:themeFill="text1" w:themeFillTint="66"/>
      </w:tcPr>
    </w:tblStylePr>
    <w:tblStylePr w:type="firstCol">
      <w:rPr>
        <w:rFonts w:ascii="Myriad Pro" w:eastAsia="Myriad Pro" w:hAnsi="Myriad Pro" w:cs="Myriad Pro"/>
        <w:color w:val="FFFFFF" w:themeColor="background1"/>
      </w:rPr>
      <w:tblPr/>
      <w:tcPr>
        <w:shd w:val="clear" w:color="auto" w:fill="000000" w:themeFill="text1" w:themeFillShade="BF"/>
      </w:tcPr>
    </w:tblStylePr>
    <w:tblStylePr w:type="lastCol">
      <w:rPr>
        <w:rFonts w:ascii="Myriad Pro" w:eastAsia="Myriad Pro" w:hAnsi="Myriad Pro" w:cs="Myriad Pro"/>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Myriad Pro" w:eastAsia="Myriad Pro" w:hAnsi="Myriad Pro" w:cs="Myriad Pro"/>
        <w:b/>
        <w:bCs/>
      </w:rPr>
      <w:tblPr/>
      <w:tcPr>
        <w:shd w:val="clear" w:color="auto" w:fill="B8CCE4" w:themeFill="accent1" w:themeFillTint="66"/>
      </w:tcPr>
    </w:tblStylePr>
    <w:tblStylePr w:type="lastRow">
      <w:rPr>
        <w:rFonts w:ascii="Myriad Pro" w:eastAsia="Myriad Pro" w:hAnsi="Myriad Pro" w:cs="Myriad Pro"/>
        <w:b/>
        <w:bCs/>
        <w:color w:val="000000" w:themeColor="text1"/>
      </w:rPr>
      <w:tblPr/>
      <w:tcPr>
        <w:shd w:val="clear" w:color="auto" w:fill="B8CCE4" w:themeFill="accent1" w:themeFillTint="66"/>
      </w:tcPr>
    </w:tblStylePr>
    <w:tblStylePr w:type="firstCol">
      <w:rPr>
        <w:rFonts w:ascii="Myriad Pro" w:eastAsia="Myriad Pro" w:hAnsi="Myriad Pro" w:cs="Myriad Pro"/>
        <w:color w:val="FFFFFF" w:themeColor="background1"/>
      </w:rPr>
      <w:tblPr/>
      <w:tcPr>
        <w:shd w:val="clear" w:color="auto" w:fill="365F91" w:themeFill="accent1" w:themeFillShade="BF"/>
      </w:tcPr>
    </w:tblStylePr>
    <w:tblStylePr w:type="lastCol">
      <w:rPr>
        <w:rFonts w:ascii="Myriad Pro" w:eastAsia="Myriad Pro" w:hAnsi="Myriad Pro" w:cs="Myriad Pro"/>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Myriad Pro" w:eastAsia="Myriad Pro" w:hAnsi="Myriad Pro" w:cs="Myriad Pro"/>
        <w:b/>
        <w:bCs/>
      </w:rPr>
      <w:tblPr/>
      <w:tcPr>
        <w:shd w:val="clear" w:color="auto" w:fill="E5B8B7" w:themeFill="accent2" w:themeFillTint="66"/>
      </w:tcPr>
    </w:tblStylePr>
    <w:tblStylePr w:type="lastRow">
      <w:rPr>
        <w:rFonts w:ascii="Myriad Pro" w:eastAsia="Myriad Pro" w:hAnsi="Myriad Pro" w:cs="Myriad Pro"/>
        <w:b/>
        <w:bCs/>
        <w:color w:val="000000" w:themeColor="text1"/>
      </w:rPr>
      <w:tblPr/>
      <w:tcPr>
        <w:shd w:val="clear" w:color="auto" w:fill="E5B8B7" w:themeFill="accent2" w:themeFillTint="66"/>
      </w:tcPr>
    </w:tblStylePr>
    <w:tblStylePr w:type="firstCol">
      <w:rPr>
        <w:rFonts w:ascii="Myriad Pro" w:eastAsia="Myriad Pro" w:hAnsi="Myriad Pro" w:cs="Myriad Pro"/>
        <w:color w:val="FFFFFF" w:themeColor="background1"/>
      </w:rPr>
      <w:tblPr/>
      <w:tcPr>
        <w:shd w:val="clear" w:color="auto" w:fill="943634" w:themeFill="accent2" w:themeFillShade="BF"/>
      </w:tcPr>
    </w:tblStylePr>
    <w:tblStylePr w:type="lastCol">
      <w:rPr>
        <w:rFonts w:ascii="Myriad Pro" w:eastAsia="Myriad Pro" w:hAnsi="Myriad Pro" w:cs="Myriad Pro"/>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Myriad Pro" w:eastAsia="Myriad Pro" w:hAnsi="Myriad Pro" w:cs="Myriad Pro"/>
        <w:b/>
        <w:bCs/>
      </w:rPr>
      <w:tblPr/>
      <w:tcPr>
        <w:shd w:val="clear" w:color="auto" w:fill="D6E3BC" w:themeFill="accent3" w:themeFillTint="66"/>
      </w:tcPr>
    </w:tblStylePr>
    <w:tblStylePr w:type="lastRow">
      <w:rPr>
        <w:rFonts w:ascii="Myriad Pro" w:eastAsia="Myriad Pro" w:hAnsi="Myriad Pro" w:cs="Myriad Pro"/>
        <w:b/>
        <w:bCs/>
        <w:color w:val="000000" w:themeColor="text1"/>
      </w:rPr>
      <w:tblPr/>
      <w:tcPr>
        <w:shd w:val="clear" w:color="auto" w:fill="D6E3BC" w:themeFill="accent3" w:themeFillTint="66"/>
      </w:tcPr>
    </w:tblStylePr>
    <w:tblStylePr w:type="firstCol">
      <w:rPr>
        <w:rFonts w:ascii="Myriad Pro" w:eastAsia="Myriad Pro" w:hAnsi="Myriad Pro" w:cs="Myriad Pro"/>
        <w:color w:val="FFFFFF" w:themeColor="background1"/>
      </w:rPr>
      <w:tblPr/>
      <w:tcPr>
        <w:shd w:val="clear" w:color="auto" w:fill="76923C" w:themeFill="accent3" w:themeFillShade="BF"/>
      </w:tcPr>
    </w:tblStylePr>
    <w:tblStylePr w:type="lastCol">
      <w:rPr>
        <w:rFonts w:ascii="Myriad Pro" w:eastAsia="Myriad Pro" w:hAnsi="Myriad Pro" w:cs="Myriad Pro"/>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Myriad Pro" w:eastAsia="Myriad Pro" w:hAnsi="Myriad Pro" w:cs="Myriad Pro"/>
        <w:b/>
        <w:bCs/>
      </w:rPr>
      <w:tblPr/>
      <w:tcPr>
        <w:shd w:val="clear" w:color="auto" w:fill="CCC0D9" w:themeFill="accent4" w:themeFillTint="66"/>
      </w:tcPr>
    </w:tblStylePr>
    <w:tblStylePr w:type="lastRow">
      <w:rPr>
        <w:rFonts w:ascii="Myriad Pro" w:eastAsia="Myriad Pro" w:hAnsi="Myriad Pro" w:cs="Myriad Pro"/>
        <w:b/>
        <w:bCs/>
        <w:color w:val="000000" w:themeColor="text1"/>
      </w:rPr>
      <w:tblPr/>
      <w:tcPr>
        <w:shd w:val="clear" w:color="auto" w:fill="CCC0D9" w:themeFill="accent4" w:themeFillTint="66"/>
      </w:tcPr>
    </w:tblStylePr>
    <w:tblStylePr w:type="firstCol">
      <w:rPr>
        <w:rFonts w:ascii="Myriad Pro" w:eastAsia="Myriad Pro" w:hAnsi="Myriad Pro" w:cs="Myriad Pro"/>
        <w:color w:val="FFFFFF" w:themeColor="background1"/>
      </w:rPr>
      <w:tblPr/>
      <w:tcPr>
        <w:shd w:val="clear" w:color="auto" w:fill="5F497A" w:themeFill="accent4" w:themeFillShade="BF"/>
      </w:tcPr>
    </w:tblStylePr>
    <w:tblStylePr w:type="lastCol">
      <w:rPr>
        <w:rFonts w:ascii="Myriad Pro" w:eastAsia="Myriad Pro" w:hAnsi="Myriad Pro" w:cs="Myriad Pro"/>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Myriad Pro" w:eastAsia="Myriad Pro" w:hAnsi="Myriad Pro" w:cs="Myriad Pro"/>
        <w:b/>
        <w:bCs/>
      </w:rPr>
      <w:tblPr/>
      <w:tcPr>
        <w:shd w:val="clear" w:color="auto" w:fill="B6DDE8" w:themeFill="accent5" w:themeFillTint="66"/>
      </w:tcPr>
    </w:tblStylePr>
    <w:tblStylePr w:type="lastRow">
      <w:rPr>
        <w:rFonts w:ascii="Myriad Pro" w:eastAsia="Myriad Pro" w:hAnsi="Myriad Pro" w:cs="Myriad Pro"/>
        <w:b/>
        <w:bCs/>
        <w:color w:val="000000" w:themeColor="text1"/>
      </w:rPr>
      <w:tblPr/>
      <w:tcPr>
        <w:shd w:val="clear" w:color="auto" w:fill="B6DDE8" w:themeFill="accent5" w:themeFillTint="66"/>
      </w:tcPr>
    </w:tblStylePr>
    <w:tblStylePr w:type="firstCol">
      <w:rPr>
        <w:rFonts w:ascii="Myriad Pro" w:eastAsia="Myriad Pro" w:hAnsi="Myriad Pro" w:cs="Myriad Pro"/>
        <w:color w:val="FFFFFF" w:themeColor="background1"/>
      </w:rPr>
      <w:tblPr/>
      <w:tcPr>
        <w:shd w:val="clear" w:color="auto" w:fill="31849B" w:themeFill="accent5" w:themeFillShade="BF"/>
      </w:tcPr>
    </w:tblStylePr>
    <w:tblStylePr w:type="lastCol">
      <w:rPr>
        <w:rFonts w:ascii="Myriad Pro" w:eastAsia="Myriad Pro" w:hAnsi="Myriad Pro" w:cs="Myriad Pro"/>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Myriad Pro" w:eastAsia="Myriad Pro" w:hAnsi="Myriad Pro" w:cs="Myriad Pro"/>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Myriad Pro" w:eastAsia="Myriad Pro" w:hAnsi="Myriad Pro" w:cs="Myriad Pro"/>
        <w:b/>
        <w:bCs/>
      </w:rPr>
      <w:tblPr/>
      <w:tcPr>
        <w:shd w:val="clear" w:color="auto" w:fill="FBD4B4" w:themeFill="accent6" w:themeFillTint="66"/>
      </w:tcPr>
    </w:tblStylePr>
    <w:tblStylePr w:type="lastRow">
      <w:rPr>
        <w:rFonts w:ascii="Myriad Pro" w:eastAsia="Myriad Pro" w:hAnsi="Myriad Pro" w:cs="Myriad Pro"/>
        <w:b/>
        <w:bCs/>
        <w:color w:val="000000" w:themeColor="text1"/>
      </w:rPr>
      <w:tblPr/>
      <w:tcPr>
        <w:shd w:val="clear" w:color="auto" w:fill="FBD4B4" w:themeFill="accent6" w:themeFillTint="66"/>
      </w:tcPr>
    </w:tblStylePr>
    <w:tblStylePr w:type="firstCol">
      <w:rPr>
        <w:rFonts w:ascii="Myriad Pro" w:eastAsia="Myriad Pro" w:hAnsi="Myriad Pro" w:cs="Myriad Pro"/>
        <w:color w:val="FFFFFF" w:themeColor="background1"/>
      </w:rPr>
      <w:tblPr/>
      <w:tcPr>
        <w:shd w:val="clear" w:color="auto" w:fill="E36C0A" w:themeFill="accent6" w:themeFillShade="BF"/>
      </w:tcPr>
    </w:tblStylePr>
    <w:tblStylePr w:type="lastCol">
      <w:rPr>
        <w:rFonts w:ascii="Myriad Pro" w:eastAsia="Myriad Pro" w:hAnsi="Myriad Pro" w:cs="Myriad Pro"/>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agraph">
    <w:name w:val="paragraph"/>
    <w:basedOn w:val="Normal"/>
    <w:rsid w:val="004B39C7"/>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4B39C7"/>
  </w:style>
  <w:style w:type="character" w:customStyle="1" w:styleId="eop">
    <w:name w:val="eop"/>
    <w:basedOn w:val="DefaultParagraphFont"/>
    <w:rsid w:val="004B39C7"/>
  </w:style>
  <w:style w:type="paragraph" w:customStyle="1" w:styleId="CommentText1">
    <w:name w:val="Comment Text1"/>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1"/>
    <w:uiPriority w:val="99"/>
    <w:rPr>
      <w:rFonts w:ascii="Myriad Pro" w:eastAsia="Myriad Pro" w:hAnsi="Myriad Pro" w:cs="Myriad Pro"/>
      <w:color w:val="333333"/>
      <w:sz w:val="20"/>
      <w:szCs w:val="20"/>
    </w:rPr>
  </w:style>
  <w:style w:type="character" w:customStyle="1" w:styleId="CommentReference1">
    <w:name w:val="Comment Reference1"/>
    <w:basedOn w:val="DefaultParagraphFont"/>
    <w:uiPriority w:val="99"/>
    <w:semiHidden/>
    <w:unhideWhenUsed/>
    <w:rPr>
      <w:sz w:val="16"/>
      <w:szCs w:val="16"/>
    </w:rPr>
  </w:style>
  <w:style w:type="paragraph" w:styleId="TOC1">
    <w:name w:val="toc 1"/>
    <w:basedOn w:val="Normal"/>
    <w:next w:val="Normal"/>
    <w:autoRedefine/>
    <w:uiPriority w:val="39"/>
    <w:unhideWhenUsed/>
    <w:rsid w:val="00877593"/>
    <w:pPr>
      <w:spacing w:after="100"/>
    </w:pPr>
  </w:style>
  <w:style w:type="paragraph" w:styleId="TOC2">
    <w:name w:val="toc 2"/>
    <w:basedOn w:val="Normal"/>
    <w:next w:val="Normal"/>
    <w:autoRedefine/>
    <w:uiPriority w:val="39"/>
    <w:unhideWhenUsed/>
    <w:rsid w:val="00877593"/>
    <w:pPr>
      <w:spacing w:after="100"/>
      <w:ind w:left="220"/>
    </w:pPr>
  </w:style>
  <w:style w:type="paragraph" w:styleId="TOC3">
    <w:name w:val="toc 3"/>
    <w:basedOn w:val="Normal"/>
    <w:next w:val="Normal"/>
    <w:autoRedefine/>
    <w:uiPriority w:val="39"/>
    <w:unhideWhenUsed/>
    <w:rsid w:val="00877593"/>
    <w:pPr>
      <w:spacing w:after="100"/>
      <w:ind w:left="440"/>
    </w:pPr>
  </w:style>
  <w:style w:type="paragraph" w:styleId="TOC4">
    <w:name w:val="toc 4"/>
    <w:basedOn w:val="Normal"/>
    <w:next w:val="Normal"/>
    <w:autoRedefine/>
    <w:uiPriority w:val="39"/>
    <w:unhideWhenUsed/>
    <w:rsid w:val="00877593"/>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877593"/>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877593"/>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877593"/>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877593"/>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877593"/>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Hyperlink">
    <w:name w:val="Hyperlink"/>
    <w:basedOn w:val="DefaultParagraphFont"/>
    <w:uiPriority w:val="99"/>
    <w:unhideWhenUsed/>
    <w:rsid w:val="00877593"/>
    <w:rPr>
      <w:color w:val="0000FF" w:themeColor="hyperlink"/>
      <w:u w:val="single"/>
    </w:rPr>
  </w:style>
  <w:style w:type="character" w:styleId="UnresolvedMention">
    <w:name w:val="Unresolved Mention"/>
    <w:basedOn w:val="DefaultParagraphFont"/>
    <w:uiPriority w:val="99"/>
    <w:semiHidden/>
    <w:unhideWhenUsed/>
    <w:rsid w:val="00877593"/>
    <w:rPr>
      <w:color w:val="605E5C"/>
      <w:shd w:val="clear" w:color="auto" w:fill="E1DFDD"/>
    </w:rPr>
  </w:style>
  <w:style w:type="paragraph" w:customStyle="1" w:styleId="CommentSubject1">
    <w:name w:val="Comment Subject1"/>
    <w:basedOn w:val="CommentText1"/>
    <w:next w:val="CommentText1"/>
    <w:link w:val="CommentSubjectChar"/>
    <w:uiPriority w:val="99"/>
    <w:semiHidden/>
    <w:unhideWhenUsed/>
    <w:rsid w:val="005D66C6"/>
    <w:rPr>
      <w:b/>
      <w:bCs/>
    </w:rPr>
  </w:style>
  <w:style w:type="character" w:customStyle="1" w:styleId="CommentSubjectChar">
    <w:name w:val="Comment Subject Char"/>
    <w:basedOn w:val="CommentTextChar"/>
    <w:link w:val="CommentSubject1"/>
    <w:uiPriority w:val="99"/>
    <w:semiHidden/>
    <w:rsid w:val="005D66C6"/>
    <w:rPr>
      <w:rFonts w:ascii="Myriad Pro" w:eastAsia="Myriad Pro" w:hAnsi="Myriad Pro" w:cs="Myriad Pro"/>
      <w:b/>
      <w:bCs/>
      <w:color w:val="333333"/>
      <w:sz w:val="20"/>
      <w:szCs w:val="20"/>
    </w:rPr>
  </w:style>
  <w:style w:type="character" w:customStyle="1" w:styleId="annotation-f576810e-a998-4be7-9053-194f7e389064">
    <w:name w:val="annotation-f576810e-a998-4be7-9053-194f7e389064"/>
    <w:basedOn w:val="DefaultParagraphFont"/>
    <w:rsid w:val="00C633B7"/>
  </w:style>
  <w:style w:type="character" w:customStyle="1" w:styleId="annotation-097b955c-49b3-4d86-b340-dcece1921661">
    <w:name w:val="annotation-097b955c-49b3-4d86-b340-dcece1921661"/>
    <w:basedOn w:val="DefaultParagraphFont"/>
    <w:rsid w:val="00C633B7"/>
  </w:style>
  <w:style w:type="character" w:customStyle="1" w:styleId="annotation-6ff40fbd-a9d4-464c-825e-9620869a175a">
    <w:name w:val="annotation-6ff40fbd-a9d4-464c-825e-9620869a175a"/>
    <w:basedOn w:val="DefaultParagraphFont"/>
    <w:rsid w:val="00C633B7"/>
  </w:style>
  <w:style w:type="character" w:customStyle="1" w:styleId="annotation-19a09d76-3340-470c-a112-7ddca06caff1">
    <w:name w:val="annotation-19a09d76-3340-470c-a112-7ddca06caff1"/>
    <w:basedOn w:val="DefaultParagraphFont"/>
    <w:rsid w:val="00C633B7"/>
  </w:style>
  <w:style w:type="character" w:customStyle="1" w:styleId="annotation-c4ce8677-a14f-43cb-9927-7d236e0606d3">
    <w:name w:val="annotation-c4ce8677-a14f-43cb-9927-7d236e0606d3"/>
    <w:basedOn w:val="DefaultParagraphFont"/>
    <w:rsid w:val="00C633B7"/>
  </w:style>
  <w:style w:type="character" w:customStyle="1" w:styleId="annotation-c15417d1-cdf9-495c-9904-c43cb031ed15">
    <w:name w:val="annotation-c15417d1-cdf9-495c-9904-c43cb031ed15"/>
    <w:basedOn w:val="DefaultParagraphFont"/>
    <w:rsid w:val="00C633B7"/>
  </w:style>
  <w:style w:type="character" w:customStyle="1" w:styleId="annotation-632b1ad3-5237-4f88-bfe3-fa5d49cb077a">
    <w:name w:val="annotation-632b1ad3-5237-4f88-bfe3-fa5d49cb077a"/>
    <w:basedOn w:val="DefaultParagraphFont"/>
    <w:rsid w:val="00C633B7"/>
  </w:style>
  <w:style w:type="character" w:customStyle="1" w:styleId="annotation-cf3a3bcf-7944-445a-8774-0e7ce40f8be9">
    <w:name w:val="annotation-cf3a3bcf-7944-445a-8774-0e7ce40f8be9"/>
    <w:basedOn w:val="DefaultParagraphFont"/>
    <w:rsid w:val="00C633B7"/>
  </w:style>
  <w:style w:type="character" w:customStyle="1" w:styleId="annotation-4ce9c146-4e2a-403a-81df-527c1921ee9f">
    <w:name w:val="annotation-4ce9c146-4e2a-403a-81df-527c1921ee9f"/>
    <w:basedOn w:val="DefaultParagraphFont"/>
    <w:rsid w:val="00C633B7"/>
  </w:style>
  <w:style w:type="character" w:customStyle="1" w:styleId="annotation-f725b920-34df-407c-89f2-ec402b893e25">
    <w:name w:val="annotation-f725b920-34df-407c-89f2-ec402b893e25"/>
    <w:basedOn w:val="DefaultParagraphFont"/>
    <w:rsid w:val="004D3B6B"/>
  </w:style>
  <w:style w:type="character" w:customStyle="1" w:styleId="annotation-515ae17b-74d7-4198-b502-6f00a9d6f6c6">
    <w:name w:val="annotation-515ae17b-74d7-4198-b502-6f00a9d6f6c6"/>
    <w:basedOn w:val="DefaultParagraphFont"/>
    <w:rsid w:val="004D3B6B"/>
  </w:style>
  <w:style w:type="character" w:customStyle="1" w:styleId="annotation-5b043716-adbe-402b-9830-15aaf9e8b87f">
    <w:name w:val="annotation-5b043716-adbe-402b-9830-15aaf9e8b87f"/>
    <w:basedOn w:val="DefaultParagraphFont"/>
    <w:rsid w:val="004D3B6B"/>
  </w:style>
  <w:style w:type="character" w:customStyle="1" w:styleId="annotation-b044ae40-5bfb-4c6c-bf14-f601c7f3b177">
    <w:name w:val="annotation-b044ae40-5bfb-4c6c-bf14-f601c7f3b177"/>
    <w:basedOn w:val="DefaultParagraphFont"/>
    <w:rsid w:val="004D3B6B"/>
  </w:style>
  <w:style w:type="character" w:customStyle="1" w:styleId="annotation-f9945d26-410b-459a-a8e3-1f62223032a0">
    <w:name w:val="annotation-f9945d26-410b-459a-a8e3-1f62223032a0"/>
    <w:basedOn w:val="DefaultParagraphFont"/>
    <w:rsid w:val="004D3B6B"/>
  </w:style>
  <w:style w:type="character" w:customStyle="1" w:styleId="annotation-9a7264de-ea35-423f-92ac-af04fadc50f2">
    <w:name w:val="annotation-9a7264de-ea35-423f-92ac-af04fadc50f2"/>
    <w:basedOn w:val="DefaultParagraphFont"/>
    <w:rsid w:val="004D3B6B"/>
  </w:style>
  <w:style w:type="character" w:customStyle="1" w:styleId="annotation-ce6a9cf5-5d91-44ae-976e-8643a36d4715">
    <w:name w:val="annotation-ce6a9cf5-5d91-44ae-976e-8643a36d4715"/>
    <w:basedOn w:val="DefaultParagraphFont"/>
    <w:rsid w:val="004D3B6B"/>
  </w:style>
  <w:style w:type="character" w:customStyle="1" w:styleId="annotation-022e0ef4-82c8-4a77-b2cf-eacae0392985">
    <w:name w:val="annotation-022e0ef4-82c8-4a77-b2cf-eacae0392985"/>
    <w:basedOn w:val="DefaultParagraphFont"/>
    <w:rsid w:val="004D3B6B"/>
  </w:style>
  <w:style w:type="paragraph" w:styleId="CommentText">
    <w:name w:val="annotation text"/>
    <w:basedOn w:val="Normal"/>
    <w:link w:val="CommentTextChar1"/>
    <w:uiPriority w:val="99"/>
    <w:unhideWhenUsed/>
    <w:pPr>
      <w:spacing w:line="240" w:lineRule="auto"/>
    </w:pPr>
    <w:rPr>
      <w:sz w:val="20"/>
      <w:szCs w:val="20"/>
    </w:rPr>
  </w:style>
  <w:style w:type="character" w:customStyle="1" w:styleId="CommentTextChar1">
    <w:name w:val="Comment Text Char1"/>
    <w:basedOn w:val="DefaultParagraphFont"/>
    <w:link w:val="CommentText"/>
    <w:uiPriority w:val="99"/>
    <w:rPr>
      <w:rFonts w:ascii="Myriad Pro" w:eastAsia="Myriad Pro" w:hAnsi="Myriad Pro" w:cs="Myriad Pro"/>
      <w:color w:val="333333"/>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1"/>
    <w:uiPriority w:val="99"/>
    <w:semiHidden/>
    <w:unhideWhenUsed/>
    <w:rsid w:val="000829DC"/>
    <w:rPr>
      <w:b/>
      <w:bCs/>
    </w:rPr>
  </w:style>
  <w:style w:type="character" w:customStyle="1" w:styleId="CommentSubjectChar1">
    <w:name w:val="Comment Subject Char1"/>
    <w:basedOn w:val="CommentTextChar1"/>
    <w:link w:val="CommentSubject"/>
    <w:uiPriority w:val="99"/>
    <w:semiHidden/>
    <w:rsid w:val="000829DC"/>
    <w:rPr>
      <w:rFonts w:ascii="Myriad Pro" w:eastAsia="Myriad Pro" w:hAnsi="Myriad Pro" w:cs="Myriad Pro"/>
      <w:b/>
      <w:bCs/>
      <w:color w:val="333333"/>
      <w:sz w:val="20"/>
      <w:szCs w:val="20"/>
    </w:rPr>
  </w:style>
  <w:style w:type="character" w:styleId="Mention">
    <w:name w:val="Mention"/>
    <w:basedOn w:val="DefaultParagraphFont"/>
    <w:uiPriority w:val="99"/>
    <w:unhideWhenUsed/>
    <w:rsid w:val="006374DD"/>
    <w:rPr>
      <w:color w:val="2B579A"/>
      <w:shd w:val="clear" w:color="auto" w:fill="E1DFDD"/>
    </w:rPr>
  </w:style>
  <w:style w:type="paragraph" w:styleId="Revision">
    <w:name w:val="Revision"/>
    <w:hidden/>
    <w:uiPriority w:val="99"/>
    <w:semiHidden/>
    <w:rsid w:val="00D06B4B"/>
    <w:pPr>
      <w:spacing w:after="0" w:line="240" w:lineRule="auto"/>
    </w:pPr>
    <w:rPr>
      <w:rFonts w:ascii="Myriad Pro" w:eastAsia="Myriad Pro" w:hAnsi="Myriad Pro" w:cs="Myriad Pro"/>
      <w:color w:val="333333"/>
    </w:rPr>
  </w:style>
  <w:style w:type="paragraph" w:styleId="NormalWeb">
    <w:name w:val="Normal (Web)"/>
    <w:basedOn w:val="Normal"/>
    <w:uiPriority w:val="99"/>
    <w:unhideWhenUsed/>
    <w:rsid w:val="00D43DC7"/>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Heading">
    <w:name w:val="Heading"/>
    <w:basedOn w:val="Normal"/>
    <w:next w:val="BodyText"/>
    <w:qFormat/>
    <w:rsid w:val="00D66220"/>
    <w:pPr>
      <w:keepNext/>
      <w:suppressAutoHyphens/>
      <w:spacing w:before="240" w:after="120" w:line="288" w:lineRule="auto"/>
      <w:jc w:val="both"/>
    </w:pPr>
    <w:rPr>
      <w:rFonts w:eastAsia="Noto Sans CJK SC"/>
      <w:color w:val="auto"/>
      <w:sz w:val="28"/>
      <w:szCs w:val="28"/>
    </w:rPr>
  </w:style>
  <w:style w:type="character" w:customStyle="1" w:styleId="BodyTextChar1">
    <w:name w:val="Body Text Char1"/>
    <w:basedOn w:val="DefaultParagraphFont"/>
    <w:uiPriority w:val="99"/>
    <w:semiHidden/>
    <w:rsid w:val="00D66220"/>
  </w:style>
  <w:style w:type="paragraph" w:customStyle="1" w:styleId="Index">
    <w:name w:val="Index"/>
    <w:basedOn w:val="Normal"/>
    <w:qFormat/>
    <w:rsid w:val="00D66220"/>
    <w:pPr>
      <w:suppressLineNumbers/>
      <w:suppressAutoHyphens/>
      <w:spacing w:after="80" w:line="288" w:lineRule="auto"/>
      <w:jc w:val="both"/>
    </w:pPr>
    <w:rPr>
      <w:rFonts w:eastAsiaTheme="minorEastAsia"/>
      <w:color w:val="auto"/>
    </w:rPr>
  </w:style>
  <w:style w:type="paragraph" w:customStyle="1" w:styleId="HeaderandFooter">
    <w:name w:val="Header and Footer"/>
    <w:basedOn w:val="Normal"/>
    <w:qFormat/>
    <w:rsid w:val="00D66220"/>
    <w:pPr>
      <w:suppressAutoHyphens/>
      <w:spacing w:after="80" w:line="288" w:lineRule="auto"/>
      <w:jc w:val="both"/>
    </w:pPr>
    <w:rPr>
      <w:rFonts w:eastAsiaTheme="minorEastAsia"/>
      <w:color w:val="auto"/>
    </w:rPr>
  </w:style>
  <w:style w:type="character" w:customStyle="1" w:styleId="HeaderChar1">
    <w:name w:val="Header Char1"/>
    <w:basedOn w:val="DefaultParagraphFont"/>
    <w:uiPriority w:val="99"/>
    <w:semiHidden/>
    <w:rsid w:val="00D66220"/>
  </w:style>
  <w:style w:type="character" w:customStyle="1" w:styleId="FooterChar1">
    <w:name w:val="Footer Char1"/>
    <w:basedOn w:val="DefaultParagraphFont"/>
    <w:uiPriority w:val="99"/>
    <w:semiHidden/>
    <w:rsid w:val="00D66220"/>
  </w:style>
  <w:style w:type="character" w:customStyle="1" w:styleId="TitleChar1">
    <w:name w:val="Title Char1"/>
    <w:basedOn w:val="DefaultParagraphFont"/>
    <w:uiPriority w:val="10"/>
    <w:rsid w:val="00D6622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D66220"/>
    <w:rPr>
      <w:rFonts w:asciiTheme="minorHAnsi" w:eastAsiaTheme="majorEastAsia" w:hAnsiTheme="minorHAnsi" w:cstheme="majorBidi"/>
      <w:color w:val="595959" w:themeColor="text1" w:themeTint="A6"/>
      <w:spacing w:val="15"/>
      <w:sz w:val="28"/>
      <w:szCs w:val="28"/>
    </w:rPr>
  </w:style>
  <w:style w:type="character" w:customStyle="1" w:styleId="BodyText2Char1">
    <w:name w:val="Body Text 2 Char1"/>
    <w:basedOn w:val="DefaultParagraphFont"/>
    <w:uiPriority w:val="99"/>
    <w:semiHidden/>
    <w:rsid w:val="00D66220"/>
  </w:style>
  <w:style w:type="character" w:customStyle="1" w:styleId="BodyText3Char1">
    <w:name w:val="Body Text 3 Char1"/>
    <w:basedOn w:val="DefaultParagraphFont"/>
    <w:uiPriority w:val="99"/>
    <w:semiHidden/>
    <w:rsid w:val="00D66220"/>
    <w:rPr>
      <w:sz w:val="16"/>
      <w:szCs w:val="16"/>
    </w:rPr>
  </w:style>
  <w:style w:type="character" w:customStyle="1" w:styleId="MacroTextChar1">
    <w:name w:val="Macro Text Char1"/>
    <w:basedOn w:val="DefaultParagraphFont"/>
    <w:uiPriority w:val="99"/>
    <w:semiHidden/>
    <w:rsid w:val="00D66220"/>
    <w:rPr>
      <w:rFonts w:ascii="Consolas" w:hAnsi="Consolas"/>
      <w:sz w:val="20"/>
      <w:szCs w:val="20"/>
    </w:rPr>
  </w:style>
  <w:style w:type="character" w:customStyle="1" w:styleId="QuoteChar1">
    <w:name w:val="Quote Char1"/>
    <w:basedOn w:val="DefaultParagraphFont"/>
    <w:uiPriority w:val="29"/>
    <w:rsid w:val="00D66220"/>
    <w:rPr>
      <w:i/>
      <w:iCs/>
      <w:color w:val="404040" w:themeColor="text1" w:themeTint="BF"/>
    </w:rPr>
  </w:style>
  <w:style w:type="character" w:customStyle="1" w:styleId="IntenseQuoteChar1">
    <w:name w:val="Intense Quote Char1"/>
    <w:basedOn w:val="DefaultParagraphFont"/>
    <w:uiPriority w:val="30"/>
    <w:rsid w:val="00D66220"/>
    <w:rPr>
      <w:i/>
      <w:iCs/>
      <w:color w:val="365F91" w:themeColor="accent1" w:themeShade="BF"/>
    </w:rPr>
  </w:style>
  <w:style w:type="paragraph" w:styleId="Index1">
    <w:name w:val="index 1"/>
    <w:basedOn w:val="Normal"/>
    <w:next w:val="Normal"/>
    <w:autoRedefine/>
    <w:uiPriority w:val="99"/>
    <w:semiHidden/>
    <w:unhideWhenUsed/>
    <w:rsid w:val="00D66220"/>
    <w:pPr>
      <w:suppressAutoHyphens/>
      <w:spacing w:after="0" w:line="240" w:lineRule="auto"/>
      <w:ind w:left="220" w:hanging="220"/>
      <w:jc w:val="both"/>
    </w:pPr>
    <w:rPr>
      <w:rFonts w:eastAsiaTheme="minorEastAsia"/>
      <w:color w:val="auto"/>
    </w:rPr>
  </w:style>
  <w:style w:type="paragraph" w:styleId="IndexHeading">
    <w:name w:val="index heading"/>
    <w:basedOn w:val="Heading"/>
    <w:rsid w:val="00D662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17E940687B3B41BD0A682A47A4C0BC" ma:contentTypeVersion="11" ma:contentTypeDescription="Create a new document." ma:contentTypeScope="" ma:versionID="ae14c248f1fd97051c5d6567846cfd82">
  <xsd:schema xmlns:xsd="http://www.w3.org/2001/XMLSchema" xmlns:xs="http://www.w3.org/2001/XMLSchema" xmlns:p="http://schemas.microsoft.com/office/2006/metadata/properties" xmlns:ns2="6babfd2c-cf8e-4574-bd23-9f287905afc7" xmlns:ns3="2d1e5991-93dc-445f-aab0-8faf7e9438c6" targetNamespace="http://schemas.microsoft.com/office/2006/metadata/properties" ma:root="true" ma:fieldsID="600c61cbf86a94e1b331d885a4a845e1" ns2:_="" ns3:_="">
    <xsd:import namespace="6babfd2c-cf8e-4574-bd23-9f287905afc7"/>
    <xsd:import namespace="2d1e5991-93dc-445f-aab0-8faf7e9438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abfd2c-cf8e-4574-bd23-9f287905a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32d8f18-6e6e-43dd-9efc-d4712c6b7e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d1e5991-93dc-445f-aab0-8faf7e9438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b63225-0a91-4341-83b7-eeb7e10801f1}" ma:internalName="TaxCatchAll" ma:showField="CatchAllData" ma:web="2d1e5991-93dc-445f-aab0-8faf7e9438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d1e5991-93dc-445f-aab0-8faf7e9438c6" xsi:nil="true"/>
    <lcf76f155ced4ddcb4097134ff3c332f xmlns="6babfd2c-cf8e-4574-bd23-9f287905afc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B9DA997-D88D-4A69-905F-03F8F5176BF0}"/>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610FBF54-3F2E-443E-B74F-DB513B69F76C}">
  <ds:schemaRefs>
    <ds:schemaRef ds:uri="http://schemas.microsoft.com/sharepoint/v3/contenttype/forms"/>
  </ds:schemaRefs>
</ds:datastoreItem>
</file>

<file path=customXml/itemProps4.xml><?xml version="1.0" encoding="utf-8"?>
<ds:datastoreItem xmlns:ds="http://schemas.openxmlformats.org/officeDocument/2006/customXml" ds:itemID="{7E429AC6-BA21-43C1-99DC-5849D77A9C51}">
  <ds:schemaRefs>
    <ds:schemaRef ds:uri="http://schemas.microsoft.com/office/2006/metadata/properties"/>
    <ds:schemaRef ds:uri="http://schemas.microsoft.com/office/infopath/2007/PartnerControls"/>
    <ds:schemaRef ds:uri="1e128f1f-9d2b-4d47-af71-1adff0b7412e"/>
    <ds:schemaRef ds:uri="d983df97-6294-4b40-b637-e982ed5a9dbe"/>
  </ds:schemaRefs>
</ds:datastoreItem>
</file>

<file path=docMetadata/LabelInfo.xml><?xml version="1.0" encoding="utf-8"?>
<clbl:labelList xmlns:clbl="http://schemas.microsoft.com/office/2020/mipLabelMetadata">
  <clbl:label id="{a4dd24bb-7223-4dc4-8783-003f84dddb42}" enabled="1" method="Standard" siteId="{2df8abc5-f6d8-46fa-87a5-d2b673dfa576}" contentBits="0" removed="0"/>
</clbl:labelList>
</file>

<file path=docProps/app.xml><?xml version="1.0" encoding="utf-8"?>
<Properties xmlns="http://schemas.openxmlformats.org/officeDocument/2006/extended-properties" xmlns:vt="http://schemas.openxmlformats.org/officeDocument/2006/docPropsVTypes">
  <Template>Normal.dotm</Template>
  <TotalTime>457</TotalTime>
  <Pages>26</Pages>
  <Words>3236</Words>
  <Characters>18446</Characters>
  <Application>Microsoft Office Word</Application>
  <DocSecurity>0</DocSecurity>
  <Lines>153</Lines>
  <Paragraphs>43</Paragraphs>
  <ScaleCrop>false</ScaleCrop>
  <Manager/>
  <Company/>
  <LinksUpToDate>false</LinksUpToDate>
  <CharactersWithSpaces>21639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Quy, Tran Duc</cp:lastModifiedBy>
  <cp:revision>1670</cp:revision>
  <cp:lastPrinted>2026-09-14T05:15:00Z</cp:lastPrinted>
  <dcterms:created xsi:type="dcterms:W3CDTF">2026-08-27T08:09:00Z</dcterms:created>
  <dcterms:modified xsi:type="dcterms:W3CDTF">2026-10-02T07:20:00Z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0x010100A917E940687B3B41BD0A682A47A4C0BC</vt:lpwstr>
  </property>
  <property fmtid="{D5CDD505-2E9C-101B-9397-08002B2CF9AE}" pid="3" name="MediaServiceImageTags">
    <vt:lpwstr/>
  </property>
  <property fmtid="{D5CDD505-2E9C-101B-9397-08002B2CF9AE}" pid="4" name="docLang">
    <vt:lpwstr>vi</vt:lpwstr>
  </property>
  <property fmtid="{D5CDD505-2E9C-101B-9397-08002B2CF9AE}" pid="5" name="MSIP_Label_a4dd24bb-7223-4dc4-8783-003f84dddb42_Enabled">
    <vt:lpwstr>true</vt:lpwstr>
  </property>
  <property fmtid="{D5CDD505-2E9C-101B-9397-08002B2CF9AE}" pid="6" name="MSIP_Label_a4dd24bb-7223-4dc4-8783-003f84dddb42_SetDate">
    <vt:lpwstr>2026-08-20T08:09:51Z</vt:lpwstr>
  </property>
  <property fmtid="{D5CDD505-2E9C-101B-9397-08002B2CF9AE}" pid="7" name="MSIP_Label_a4dd24bb-7223-4dc4-8783-003f84dddb42_Method">
    <vt:lpwstr>Standard</vt:lpwstr>
  </property>
  <property fmtid="{D5CDD505-2E9C-101B-9397-08002B2CF9AE}" pid="8" name="MSIP_Label_a4dd24bb-7223-4dc4-8783-003f84dddb42_Name">
    <vt:lpwstr>Công khai</vt:lpwstr>
  </property>
  <property fmtid="{D5CDD505-2E9C-101B-9397-08002B2CF9AE}" pid="9" name="MSIP_Label_a4dd24bb-7223-4dc4-8783-003f84dddb42_SiteId">
    <vt:lpwstr>2df8abc5-f6d8-46fa-87a5-d2b673dfa576</vt:lpwstr>
  </property>
  <property fmtid="{D5CDD505-2E9C-101B-9397-08002B2CF9AE}" pid="10" name="MSIP_Label_a4dd24bb-7223-4dc4-8783-003f84dddb42_ActionId">
    <vt:lpwstr>06edcc69-3cf3-49ef-843c-f8682198cfb9</vt:lpwstr>
  </property>
  <property fmtid="{D5CDD505-2E9C-101B-9397-08002B2CF9AE}" pid="11" name="MSIP_Label_a4dd24bb-7223-4dc4-8783-003f84dddb42_ContentBits">
    <vt:lpwstr>0</vt:lpwstr>
  </property>
  <property fmtid="{D5CDD505-2E9C-101B-9397-08002B2CF9AE}" pid="12" name="MSIP_Label_a4dd24bb-7223-4dc4-8783-003f84dddb42_Tag">
    <vt:lpwstr>10, 3, 0, 2</vt:lpwstr>
  </property>
</Properties>
</file>